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4B535" w14:textId="776C8D90" w:rsidR="00A73134" w:rsidRDefault="00C8283D" w:rsidP="00AB4123">
      <w:pPr>
        <w:pStyle w:val="NormalWeb"/>
        <w:spacing w:before="0" w:beforeAutospacing="0" w:after="0" w:afterAutospacing="0"/>
        <w:jc w:val="both"/>
        <w:rPr>
          <w:b/>
          <w:i/>
          <w:sz w:val="22"/>
          <w:szCs w:val="22"/>
          <w:lang w:val="en"/>
        </w:rPr>
      </w:pPr>
      <w:r>
        <w:rPr>
          <w:b/>
          <w:sz w:val="22"/>
          <w:szCs w:val="22"/>
          <w:lang w:val="en"/>
        </w:rPr>
        <w:t xml:space="preserve">Engineering </w:t>
      </w:r>
      <w:r w:rsidR="002A5F4F">
        <w:rPr>
          <w:b/>
          <w:sz w:val="22"/>
          <w:szCs w:val="22"/>
          <w:lang w:val="en"/>
        </w:rPr>
        <w:t xml:space="preserve">Robust </w:t>
      </w:r>
      <w:r>
        <w:rPr>
          <w:b/>
          <w:sz w:val="22"/>
          <w:szCs w:val="22"/>
          <w:lang w:val="en"/>
        </w:rPr>
        <w:t xml:space="preserve">Chemomechanical Microenvironments for Human Hepatocytes </w:t>
      </w:r>
      <w:r w:rsidR="002A5F4F">
        <w:rPr>
          <w:b/>
          <w:sz w:val="22"/>
          <w:szCs w:val="22"/>
          <w:lang w:val="en"/>
        </w:rPr>
        <w:t>Using</w:t>
      </w:r>
      <w:r>
        <w:rPr>
          <w:b/>
          <w:sz w:val="22"/>
          <w:szCs w:val="22"/>
          <w:lang w:val="en"/>
        </w:rPr>
        <w:t xml:space="preserve"> Cell Microarrays</w:t>
      </w:r>
    </w:p>
    <w:p w14:paraId="5E8866A1" w14:textId="33BF15CD" w:rsidR="00A73134" w:rsidRPr="006966D7" w:rsidRDefault="00A73134" w:rsidP="00AB4123">
      <w:pPr>
        <w:pStyle w:val="NormalWeb"/>
        <w:spacing w:before="0" w:beforeAutospacing="0" w:after="0" w:afterAutospacing="0"/>
        <w:jc w:val="both"/>
        <w:rPr>
          <w:sz w:val="20"/>
          <w:szCs w:val="22"/>
          <w:vertAlign w:val="superscript"/>
          <w:lang w:val="en"/>
        </w:rPr>
      </w:pPr>
      <w:r w:rsidRPr="006966D7">
        <w:rPr>
          <w:sz w:val="20"/>
          <w:szCs w:val="22"/>
          <w:lang w:val="en"/>
        </w:rPr>
        <w:t xml:space="preserve">Chase </w:t>
      </w:r>
      <w:r w:rsidR="00E427B6" w:rsidRPr="006966D7">
        <w:rPr>
          <w:sz w:val="20"/>
          <w:szCs w:val="22"/>
          <w:lang w:val="en"/>
        </w:rPr>
        <w:t xml:space="preserve">P. </w:t>
      </w:r>
      <w:r w:rsidRPr="006966D7">
        <w:rPr>
          <w:sz w:val="20"/>
          <w:szCs w:val="22"/>
          <w:lang w:val="en"/>
        </w:rPr>
        <w:t>Monckton</w:t>
      </w:r>
      <w:r w:rsidRPr="006966D7">
        <w:rPr>
          <w:sz w:val="20"/>
          <w:szCs w:val="22"/>
          <w:vertAlign w:val="superscript"/>
          <w:lang w:val="en"/>
        </w:rPr>
        <w:t>1</w:t>
      </w:r>
      <w:r w:rsidR="00284DB7" w:rsidRPr="006966D7">
        <w:rPr>
          <w:sz w:val="20"/>
          <w:szCs w:val="22"/>
          <w:lang w:val="en"/>
        </w:rPr>
        <w:t xml:space="preserve">, Aidan </w:t>
      </w:r>
      <w:r w:rsidR="002F5BFA" w:rsidRPr="006966D7">
        <w:rPr>
          <w:sz w:val="20"/>
          <w:szCs w:val="22"/>
          <w:lang w:val="en"/>
        </w:rPr>
        <w:t>Brougham-Cook</w:t>
      </w:r>
      <w:r w:rsidR="002F5BFA" w:rsidRPr="006966D7">
        <w:rPr>
          <w:sz w:val="20"/>
          <w:szCs w:val="22"/>
          <w:vertAlign w:val="superscript"/>
          <w:lang w:val="en"/>
        </w:rPr>
        <w:t>2</w:t>
      </w:r>
      <w:r w:rsidR="002F5BFA" w:rsidRPr="006966D7">
        <w:rPr>
          <w:sz w:val="20"/>
          <w:szCs w:val="22"/>
          <w:lang w:val="en"/>
        </w:rPr>
        <w:t xml:space="preserve">, Kerim </w:t>
      </w:r>
      <w:ins w:id="0" w:author="Kaylan, Kerim Berk" w:date="2019-05-01T09:54:00Z">
        <w:r w:rsidR="004F72C3">
          <w:rPr>
            <w:sz w:val="20"/>
            <w:szCs w:val="22"/>
            <w:lang w:val="en"/>
          </w:rPr>
          <w:t xml:space="preserve">B. </w:t>
        </w:r>
      </w:ins>
      <w:r w:rsidR="002F5BFA" w:rsidRPr="006966D7">
        <w:rPr>
          <w:sz w:val="20"/>
          <w:szCs w:val="22"/>
          <w:lang w:val="en"/>
        </w:rPr>
        <w:t>Kaylan</w:t>
      </w:r>
      <w:r w:rsidR="00E427B6" w:rsidRPr="006966D7">
        <w:rPr>
          <w:sz w:val="20"/>
          <w:szCs w:val="22"/>
          <w:vertAlign w:val="superscript"/>
          <w:lang w:val="en"/>
        </w:rPr>
        <w:t>1,2</w:t>
      </w:r>
      <w:r w:rsidR="002F5BFA" w:rsidRPr="006966D7">
        <w:rPr>
          <w:sz w:val="20"/>
          <w:szCs w:val="22"/>
          <w:lang w:val="en"/>
        </w:rPr>
        <w:t>, Gregory Underhill</w:t>
      </w:r>
      <w:r w:rsidR="002F5BFA" w:rsidRPr="006966D7">
        <w:rPr>
          <w:sz w:val="20"/>
          <w:szCs w:val="22"/>
          <w:vertAlign w:val="superscript"/>
          <w:lang w:val="en"/>
        </w:rPr>
        <w:t>2</w:t>
      </w:r>
      <w:r w:rsidR="002F5BFA" w:rsidRPr="006966D7">
        <w:rPr>
          <w:sz w:val="20"/>
          <w:szCs w:val="22"/>
          <w:lang w:val="en"/>
        </w:rPr>
        <w:t>,</w:t>
      </w:r>
      <w:r w:rsidRPr="006966D7">
        <w:rPr>
          <w:sz w:val="20"/>
          <w:szCs w:val="22"/>
          <w:lang w:val="en"/>
        </w:rPr>
        <w:t xml:space="preserve"> and Salman </w:t>
      </w:r>
      <w:r w:rsidR="00E427B6" w:rsidRPr="006966D7">
        <w:rPr>
          <w:sz w:val="20"/>
          <w:szCs w:val="22"/>
          <w:lang w:val="en"/>
        </w:rPr>
        <w:t xml:space="preserve">R. </w:t>
      </w:r>
      <w:r w:rsidRPr="006966D7">
        <w:rPr>
          <w:sz w:val="20"/>
          <w:szCs w:val="22"/>
          <w:lang w:val="en"/>
        </w:rPr>
        <w:t>Khetani</w:t>
      </w:r>
      <w:r w:rsidRPr="006966D7">
        <w:rPr>
          <w:sz w:val="20"/>
          <w:szCs w:val="22"/>
          <w:vertAlign w:val="superscript"/>
          <w:lang w:val="en"/>
        </w:rPr>
        <w:t>1</w:t>
      </w:r>
    </w:p>
    <w:p w14:paraId="31D6070E" w14:textId="77777777" w:rsidR="00A73134" w:rsidRPr="006966D7" w:rsidRDefault="00A73134" w:rsidP="00AB4123">
      <w:pPr>
        <w:pStyle w:val="NormalWeb"/>
        <w:spacing w:before="0" w:beforeAutospacing="0" w:after="0" w:afterAutospacing="0"/>
        <w:jc w:val="both"/>
        <w:rPr>
          <w:b/>
          <w:bCs/>
          <w:sz w:val="20"/>
          <w:szCs w:val="22"/>
        </w:rPr>
      </w:pPr>
      <w:r w:rsidRPr="006966D7">
        <w:rPr>
          <w:sz w:val="20"/>
          <w:szCs w:val="22"/>
          <w:vertAlign w:val="superscript"/>
          <w:lang w:val="en"/>
        </w:rPr>
        <w:t>1</w:t>
      </w:r>
      <w:r w:rsidRPr="006966D7">
        <w:rPr>
          <w:sz w:val="20"/>
          <w:szCs w:val="22"/>
          <w:lang w:val="en"/>
        </w:rPr>
        <w:t>University of Illinois at Chicago, Chicago IL</w:t>
      </w:r>
      <w:r w:rsidR="00E427B6" w:rsidRPr="006966D7">
        <w:rPr>
          <w:sz w:val="20"/>
          <w:szCs w:val="22"/>
          <w:lang w:val="en"/>
        </w:rPr>
        <w:t xml:space="preserve">, </w:t>
      </w:r>
      <w:r w:rsidR="002F5BFA" w:rsidRPr="006966D7">
        <w:rPr>
          <w:sz w:val="20"/>
          <w:szCs w:val="22"/>
          <w:vertAlign w:val="superscript"/>
          <w:lang w:val="en"/>
        </w:rPr>
        <w:t>2</w:t>
      </w:r>
      <w:r w:rsidR="002F5BFA" w:rsidRPr="006966D7">
        <w:rPr>
          <w:sz w:val="20"/>
          <w:szCs w:val="22"/>
          <w:lang w:val="en"/>
        </w:rPr>
        <w:t>University of Illinois at Urbana-Champa</w:t>
      </w:r>
      <w:r w:rsidR="00165ABC" w:rsidRPr="006966D7">
        <w:rPr>
          <w:sz w:val="20"/>
          <w:szCs w:val="22"/>
          <w:lang w:val="en"/>
        </w:rPr>
        <w:t>ig</w:t>
      </w:r>
      <w:r w:rsidR="002F5BFA" w:rsidRPr="006966D7">
        <w:rPr>
          <w:sz w:val="20"/>
          <w:szCs w:val="22"/>
          <w:lang w:val="en"/>
        </w:rPr>
        <w:t>n, Urbana IL</w:t>
      </w:r>
    </w:p>
    <w:p w14:paraId="7AD97262" w14:textId="77777777" w:rsidR="001778F3" w:rsidRPr="001778F3" w:rsidRDefault="001778F3" w:rsidP="00AB4123">
      <w:pPr>
        <w:pStyle w:val="NormalWeb"/>
        <w:spacing w:before="0" w:beforeAutospacing="0" w:after="0" w:afterAutospacing="0"/>
        <w:jc w:val="both"/>
        <w:rPr>
          <w:b/>
          <w:bCs/>
          <w:sz w:val="10"/>
          <w:szCs w:val="10"/>
        </w:rPr>
      </w:pPr>
    </w:p>
    <w:p w14:paraId="030612B1" w14:textId="61004387" w:rsidR="001778F3" w:rsidRDefault="00165ABC" w:rsidP="00AB4123">
      <w:pPr>
        <w:pStyle w:val="NormalWeb"/>
        <w:spacing w:before="0" w:beforeAutospacing="0" w:after="0" w:afterAutospacing="0"/>
        <w:jc w:val="both"/>
        <w:rPr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Introduction: </w:t>
      </w:r>
      <w:r w:rsidR="009574F1">
        <w:rPr>
          <w:bCs/>
          <w:i/>
          <w:sz w:val="22"/>
          <w:szCs w:val="22"/>
        </w:rPr>
        <w:t xml:space="preserve">In vitro </w:t>
      </w:r>
      <w:r w:rsidR="004607BF">
        <w:rPr>
          <w:bCs/>
          <w:sz w:val="22"/>
          <w:szCs w:val="22"/>
        </w:rPr>
        <w:t xml:space="preserve">human liver </w:t>
      </w:r>
      <w:r w:rsidR="009574F1">
        <w:rPr>
          <w:bCs/>
          <w:sz w:val="22"/>
          <w:szCs w:val="22"/>
        </w:rPr>
        <w:t xml:space="preserve">models are </w:t>
      </w:r>
      <w:r w:rsidR="004607BF">
        <w:rPr>
          <w:bCs/>
          <w:sz w:val="22"/>
          <w:szCs w:val="22"/>
        </w:rPr>
        <w:t xml:space="preserve">essential for </w:t>
      </w:r>
      <w:r w:rsidR="009574F1">
        <w:rPr>
          <w:bCs/>
          <w:sz w:val="22"/>
          <w:szCs w:val="22"/>
        </w:rPr>
        <w:t>drug development and regenerative medicine. However, primary human hepatocytes (</w:t>
      </w:r>
      <w:r w:rsidR="009574F1" w:rsidRPr="00007A0A">
        <w:rPr>
          <w:b/>
          <w:bCs/>
          <w:sz w:val="22"/>
          <w:szCs w:val="22"/>
        </w:rPr>
        <w:t>PHHs</w:t>
      </w:r>
      <w:r w:rsidR="009574F1">
        <w:rPr>
          <w:bCs/>
          <w:sz w:val="22"/>
          <w:szCs w:val="22"/>
        </w:rPr>
        <w:t xml:space="preserve">), the gold standard for building such models, rapidly dedifferentiate </w:t>
      </w:r>
      <w:r w:rsidR="004607BF">
        <w:rPr>
          <w:bCs/>
          <w:sz w:val="22"/>
          <w:szCs w:val="22"/>
        </w:rPr>
        <w:t xml:space="preserve">when cultured on collagen-coated </w:t>
      </w:r>
      <w:r w:rsidR="009574F1">
        <w:rPr>
          <w:bCs/>
          <w:sz w:val="22"/>
          <w:szCs w:val="22"/>
        </w:rPr>
        <w:t xml:space="preserve">stiff </w:t>
      </w:r>
      <w:r w:rsidR="001778F3">
        <w:rPr>
          <w:bCs/>
          <w:sz w:val="22"/>
          <w:szCs w:val="22"/>
        </w:rPr>
        <w:t>substrates</w:t>
      </w:r>
      <w:r w:rsidR="009574F1">
        <w:rPr>
          <w:bCs/>
          <w:sz w:val="22"/>
          <w:szCs w:val="22"/>
        </w:rPr>
        <w:t xml:space="preserve">. In contrast, </w:t>
      </w:r>
      <w:r w:rsidR="00B02962" w:rsidRPr="00B02962">
        <w:rPr>
          <w:bCs/>
          <w:sz w:val="22"/>
          <w:szCs w:val="22"/>
        </w:rPr>
        <w:t>the liver has a</w:t>
      </w:r>
      <w:r w:rsidR="008A08E3">
        <w:rPr>
          <w:bCs/>
          <w:sz w:val="22"/>
          <w:szCs w:val="22"/>
        </w:rPr>
        <w:t>n</w:t>
      </w:r>
      <w:r w:rsidR="00B02962">
        <w:rPr>
          <w:bCs/>
          <w:sz w:val="22"/>
          <w:szCs w:val="22"/>
        </w:rPr>
        <w:t xml:space="preserve"> extracellular matrix (</w:t>
      </w:r>
      <w:r w:rsidR="00B02962" w:rsidRPr="00007A0A">
        <w:rPr>
          <w:b/>
          <w:bCs/>
          <w:sz w:val="22"/>
          <w:szCs w:val="22"/>
        </w:rPr>
        <w:t>ECM</w:t>
      </w:r>
      <w:r w:rsidR="00B02962">
        <w:rPr>
          <w:bCs/>
          <w:sz w:val="22"/>
          <w:szCs w:val="22"/>
        </w:rPr>
        <w:t>)</w:t>
      </w:r>
      <w:r w:rsidR="00B02962" w:rsidRPr="00B02962">
        <w:rPr>
          <w:bCs/>
          <w:sz w:val="22"/>
          <w:szCs w:val="22"/>
        </w:rPr>
        <w:t xml:space="preserve"> </w:t>
      </w:r>
      <w:r w:rsidR="001778F3">
        <w:rPr>
          <w:bCs/>
          <w:sz w:val="22"/>
          <w:szCs w:val="22"/>
        </w:rPr>
        <w:t xml:space="preserve">with complex protein composition and </w:t>
      </w:r>
      <w:r w:rsidR="00B02962" w:rsidRPr="00B02962">
        <w:rPr>
          <w:bCs/>
          <w:sz w:val="22"/>
          <w:szCs w:val="22"/>
        </w:rPr>
        <w:t xml:space="preserve">stiffness in a </w:t>
      </w:r>
      <w:r w:rsidR="00656A48">
        <w:rPr>
          <w:bCs/>
          <w:sz w:val="22"/>
          <w:szCs w:val="22"/>
        </w:rPr>
        <w:t>~4</w:t>
      </w:r>
      <w:r w:rsidR="00B02962" w:rsidRPr="00B02962">
        <w:rPr>
          <w:bCs/>
          <w:sz w:val="22"/>
          <w:szCs w:val="22"/>
        </w:rPr>
        <w:t xml:space="preserve">kPa Young’s modulus range that </w:t>
      </w:r>
      <w:r w:rsidR="004607BF">
        <w:rPr>
          <w:bCs/>
          <w:sz w:val="22"/>
          <w:szCs w:val="22"/>
        </w:rPr>
        <w:t xml:space="preserve">can synergistically </w:t>
      </w:r>
      <w:r w:rsidR="001778F3">
        <w:rPr>
          <w:bCs/>
          <w:sz w:val="22"/>
          <w:szCs w:val="22"/>
        </w:rPr>
        <w:t>modulate hepatic functions</w:t>
      </w:r>
      <w:r w:rsidR="00656A48">
        <w:rPr>
          <w:bCs/>
          <w:sz w:val="22"/>
          <w:szCs w:val="22"/>
        </w:rPr>
        <w:t xml:space="preserve">. </w:t>
      </w:r>
      <w:r w:rsidR="001778F3">
        <w:rPr>
          <w:bCs/>
          <w:sz w:val="22"/>
          <w:szCs w:val="22"/>
        </w:rPr>
        <w:t>While hepatocyte</w:t>
      </w:r>
      <w:r w:rsidR="004607BF">
        <w:rPr>
          <w:bCs/>
          <w:sz w:val="22"/>
          <w:szCs w:val="22"/>
        </w:rPr>
        <w:t xml:space="preserve"> functions</w:t>
      </w:r>
      <w:r w:rsidR="001778F3">
        <w:rPr>
          <w:bCs/>
          <w:sz w:val="22"/>
          <w:szCs w:val="22"/>
        </w:rPr>
        <w:t xml:space="preserve"> </w:t>
      </w:r>
      <w:r w:rsidR="004607BF">
        <w:rPr>
          <w:bCs/>
          <w:sz w:val="22"/>
          <w:szCs w:val="22"/>
        </w:rPr>
        <w:t xml:space="preserve">are </w:t>
      </w:r>
      <w:r w:rsidR="001778F3">
        <w:rPr>
          <w:bCs/>
          <w:sz w:val="22"/>
          <w:szCs w:val="22"/>
        </w:rPr>
        <w:t xml:space="preserve">transiently </w:t>
      </w:r>
      <w:r w:rsidR="004607BF">
        <w:rPr>
          <w:bCs/>
          <w:sz w:val="22"/>
          <w:szCs w:val="22"/>
        </w:rPr>
        <w:t>enhanced</w:t>
      </w:r>
      <w:r w:rsidR="001778F3">
        <w:rPr>
          <w:bCs/>
          <w:sz w:val="22"/>
          <w:szCs w:val="22"/>
        </w:rPr>
        <w:t xml:space="preserve"> on softer surfaces </w:t>
      </w:r>
      <w:r w:rsidR="004607BF">
        <w:rPr>
          <w:bCs/>
          <w:sz w:val="22"/>
          <w:szCs w:val="22"/>
        </w:rPr>
        <w:t>relative</w:t>
      </w:r>
      <w:r w:rsidR="001778F3">
        <w:rPr>
          <w:bCs/>
          <w:sz w:val="22"/>
          <w:szCs w:val="22"/>
        </w:rPr>
        <w:t xml:space="preserve"> to stiff ones, </w:t>
      </w:r>
      <w:r w:rsidR="00B02962" w:rsidRPr="00B02962">
        <w:rPr>
          <w:bCs/>
          <w:sz w:val="22"/>
          <w:szCs w:val="22"/>
        </w:rPr>
        <w:t xml:space="preserve">there </w:t>
      </w:r>
      <w:r w:rsidR="004607BF">
        <w:rPr>
          <w:bCs/>
          <w:sz w:val="22"/>
          <w:szCs w:val="22"/>
        </w:rPr>
        <w:t>is</w:t>
      </w:r>
      <w:r w:rsidR="00B02962" w:rsidRPr="00B02962">
        <w:rPr>
          <w:bCs/>
          <w:sz w:val="22"/>
          <w:szCs w:val="22"/>
        </w:rPr>
        <w:t xml:space="preserve"> a need to determine how ECM protein composition modulates hepatic responses to the substrate compliance</w:t>
      </w:r>
      <w:r w:rsidR="00B02962">
        <w:rPr>
          <w:bCs/>
          <w:sz w:val="22"/>
          <w:szCs w:val="22"/>
        </w:rPr>
        <w:t xml:space="preserve"> towards developing long-lasting </w:t>
      </w:r>
      <w:r w:rsidR="00656A48">
        <w:rPr>
          <w:bCs/>
          <w:sz w:val="22"/>
          <w:szCs w:val="22"/>
        </w:rPr>
        <w:t>platforms</w:t>
      </w:r>
      <w:r w:rsidR="00B02962">
        <w:rPr>
          <w:bCs/>
          <w:sz w:val="22"/>
          <w:szCs w:val="22"/>
        </w:rPr>
        <w:t>.</w:t>
      </w:r>
      <w:r w:rsidR="001778F3">
        <w:rPr>
          <w:bCs/>
          <w:sz w:val="22"/>
          <w:szCs w:val="22"/>
        </w:rPr>
        <w:t xml:space="preserve"> However, s</w:t>
      </w:r>
      <w:r w:rsidR="00C02BD2">
        <w:rPr>
          <w:bCs/>
          <w:sz w:val="22"/>
          <w:szCs w:val="22"/>
        </w:rPr>
        <w:t xml:space="preserve">tudying the </w:t>
      </w:r>
      <w:r w:rsidR="004607BF">
        <w:rPr>
          <w:bCs/>
          <w:sz w:val="22"/>
          <w:szCs w:val="22"/>
        </w:rPr>
        <w:t>interplay</w:t>
      </w:r>
      <w:r w:rsidR="00C02BD2">
        <w:rPr>
          <w:bCs/>
          <w:sz w:val="22"/>
          <w:szCs w:val="22"/>
        </w:rPr>
        <w:t xml:space="preserve"> between ECM composition and substrate stiffness using conventional culture methods is costly and low-throughput. In contrast, high-throughput cell microarrays allow independent modulation </w:t>
      </w:r>
      <w:r w:rsidR="001778F3" w:rsidRPr="001778F3">
        <w:rPr>
          <w:bCs/>
          <w:sz w:val="22"/>
          <w:szCs w:val="22"/>
        </w:rPr>
        <w:t>of cell-cell interactions, ECM composition, substrate stiffness, and soluble factors</w:t>
      </w:r>
      <w:r w:rsidR="001778F3">
        <w:rPr>
          <w:bCs/>
          <w:sz w:val="22"/>
          <w:szCs w:val="22"/>
        </w:rPr>
        <w:t xml:space="preserve">. </w:t>
      </w:r>
      <w:r w:rsidR="004607BF">
        <w:rPr>
          <w:bCs/>
          <w:sz w:val="22"/>
          <w:szCs w:val="22"/>
        </w:rPr>
        <w:t xml:space="preserve">Thus, here we utilized such cell microarrays to elucidate for the first time the synergistic role of </w:t>
      </w:r>
      <w:r w:rsidR="001778F3">
        <w:rPr>
          <w:bCs/>
          <w:sz w:val="22"/>
          <w:szCs w:val="22"/>
        </w:rPr>
        <w:t>ECM protein composition and stiffness on PHH functions over long-term culture.</w:t>
      </w:r>
    </w:p>
    <w:p w14:paraId="1B07B1CC" w14:textId="77777777" w:rsidR="001778F3" w:rsidRPr="001778F3" w:rsidRDefault="001778F3" w:rsidP="00AB4123">
      <w:pPr>
        <w:pStyle w:val="NormalWeb"/>
        <w:spacing w:before="0" w:beforeAutospacing="0" w:after="0" w:afterAutospacing="0"/>
        <w:jc w:val="both"/>
        <w:rPr>
          <w:b/>
          <w:bCs/>
          <w:sz w:val="10"/>
          <w:szCs w:val="10"/>
        </w:rPr>
      </w:pPr>
    </w:p>
    <w:p w14:paraId="5CED005D" w14:textId="0F109366" w:rsidR="001778F3" w:rsidRDefault="001778F3" w:rsidP="00AB412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Materials and </w:t>
      </w:r>
      <w:r w:rsidR="002953C8" w:rsidRPr="000F53A3">
        <w:rPr>
          <w:b/>
          <w:bCs/>
          <w:sz w:val="22"/>
          <w:szCs w:val="22"/>
        </w:rPr>
        <w:t>Methods:</w:t>
      </w:r>
      <w:r w:rsidR="002953C8">
        <w:rPr>
          <w:sz w:val="22"/>
          <w:szCs w:val="22"/>
        </w:rPr>
        <w:t xml:space="preserve"> </w:t>
      </w:r>
      <w:r w:rsidR="0031578B" w:rsidRPr="0031578B">
        <w:rPr>
          <w:sz w:val="22"/>
          <w:szCs w:val="22"/>
        </w:rPr>
        <w:t xml:space="preserve">A dehydrated </w:t>
      </w:r>
      <w:r w:rsidR="0031578B">
        <w:rPr>
          <w:sz w:val="22"/>
          <w:szCs w:val="22"/>
        </w:rPr>
        <w:t>polyacrylamide (</w:t>
      </w:r>
      <w:r w:rsidR="0031578B" w:rsidRPr="0031578B">
        <w:rPr>
          <w:b/>
          <w:sz w:val="22"/>
          <w:szCs w:val="22"/>
        </w:rPr>
        <w:t>PA</w:t>
      </w:r>
      <w:r w:rsidR="0031578B">
        <w:rPr>
          <w:sz w:val="22"/>
          <w:szCs w:val="22"/>
        </w:rPr>
        <w:t>)</w:t>
      </w:r>
      <w:r w:rsidR="0031578B" w:rsidRPr="0031578B">
        <w:rPr>
          <w:sz w:val="22"/>
          <w:szCs w:val="22"/>
        </w:rPr>
        <w:t xml:space="preserve"> hydrogel </w:t>
      </w:r>
      <w:r w:rsidR="00E250A1">
        <w:rPr>
          <w:sz w:val="22"/>
          <w:szCs w:val="22"/>
        </w:rPr>
        <w:t>conjugated to a glass slide was</w:t>
      </w:r>
      <w:r w:rsidR="0031578B" w:rsidRPr="0031578B">
        <w:rPr>
          <w:sz w:val="22"/>
          <w:szCs w:val="22"/>
        </w:rPr>
        <w:t xml:space="preserve"> used for the contact deposition of proteins with a robotic spotter (</w:t>
      </w:r>
      <w:r w:rsidR="0031578B" w:rsidRPr="0031578B">
        <w:rPr>
          <w:b/>
          <w:sz w:val="22"/>
          <w:szCs w:val="22"/>
        </w:rPr>
        <w:t xml:space="preserve">Fig. </w:t>
      </w:r>
      <w:r w:rsidR="00E250A1">
        <w:rPr>
          <w:b/>
          <w:sz w:val="22"/>
          <w:szCs w:val="22"/>
        </w:rPr>
        <w:t>1A</w:t>
      </w:r>
      <w:r w:rsidR="0031578B" w:rsidRPr="0031578B">
        <w:rPr>
          <w:sz w:val="22"/>
          <w:szCs w:val="22"/>
        </w:rPr>
        <w:t xml:space="preserve">). Upon hydration, the proteins are retained in the spots, and the hydrophilic PA resists protein adsorption and prevents cell adhesion in all areas except on ECM domains </w:t>
      </w:r>
      <w:commentRangeStart w:id="1"/>
      <w:r w:rsidR="0031578B" w:rsidRPr="0031578B">
        <w:rPr>
          <w:sz w:val="22"/>
          <w:szCs w:val="22"/>
        </w:rPr>
        <w:t xml:space="preserve">(~4000 domains/slide). </w:t>
      </w:r>
      <w:commentRangeEnd w:id="1"/>
      <w:r w:rsidR="004F72C3">
        <w:rPr>
          <w:rStyle w:val="CommentReference"/>
        </w:rPr>
        <w:commentReference w:id="1"/>
      </w:r>
      <w:r w:rsidR="00E250A1">
        <w:rPr>
          <w:sz w:val="22"/>
          <w:szCs w:val="22"/>
        </w:rPr>
        <w:t xml:space="preserve">Cryopreserved PHHs were thawed and seeded at 1M cells onto microarrays of either 4kPa or 30kPa stiffness and composed of single and two-way combinations of liver-inspired ECM proteins: </w:t>
      </w:r>
      <w:r w:rsidR="00134D98">
        <w:rPr>
          <w:bCs/>
          <w:sz w:val="22"/>
          <w:szCs w:val="22"/>
        </w:rPr>
        <w:t>collagens 1</w:t>
      </w:r>
      <w:r w:rsidR="00E250A1">
        <w:rPr>
          <w:bCs/>
          <w:sz w:val="22"/>
          <w:szCs w:val="22"/>
        </w:rPr>
        <w:t xml:space="preserve"> (C1)</w:t>
      </w:r>
      <w:r w:rsidR="00134D98">
        <w:rPr>
          <w:bCs/>
          <w:sz w:val="22"/>
          <w:szCs w:val="22"/>
        </w:rPr>
        <w:t>, 3</w:t>
      </w:r>
      <w:r w:rsidR="00E250A1">
        <w:rPr>
          <w:bCs/>
          <w:sz w:val="22"/>
          <w:szCs w:val="22"/>
        </w:rPr>
        <w:t xml:space="preserve"> (C2)</w:t>
      </w:r>
      <w:r w:rsidR="00134D98">
        <w:rPr>
          <w:bCs/>
          <w:sz w:val="22"/>
          <w:szCs w:val="22"/>
        </w:rPr>
        <w:t>, 4</w:t>
      </w:r>
      <w:r w:rsidR="00E250A1">
        <w:rPr>
          <w:bCs/>
          <w:sz w:val="22"/>
          <w:szCs w:val="22"/>
        </w:rPr>
        <w:t xml:space="preserve"> (C4)</w:t>
      </w:r>
      <w:r w:rsidR="00134D98">
        <w:rPr>
          <w:bCs/>
          <w:sz w:val="22"/>
          <w:szCs w:val="22"/>
        </w:rPr>
        <w:t xml:space="preserve"> and 5</w:t>
      </w:r>
      <w:r w:rsidR="00E250A1">
        <w:rPr>
          <w:bCs/>
          <w:sz w:val="22"/>
          <w:szCs w:val="22"/>
        </w:rPr>
        <w:t xml:space="preserve"> (C5)</w:t>
      </w:r>
      <w:r w:rsidR="00134D98">
        <w:rPr>
          <w:bCs/>
          <w:sz w:val="22"/>
          <w:szCs w:val="22"/>
        </w:rPr>
        <w:t>, fibronectin</w:t>
      </w:r>
      <w:r w:rsidR="000D2464">
        <w:rPr>
          <w:bCs/>
          <w:sz w:val="22"/>
          <w:szCs w:val="22"/>
        </w:rPr>
        <w:t xml:space="preserve"> (FN)</w:t>
      </w:r>
      <w:r w:rsidR="00134D98">
        <w:rPr>
          <w:bCs/>
          <w:sz w:val="22"/>
          <w:szCs w:val="22"/>
        </w:rPr>
        <w:t>, hyaluronic acid</w:t>
      </w:r>
      <w:r w:rsidR="000D2464">
        <w:rPr>
          <w:bCs/>
          <w:sz w:val="22"/>
          <w:szCs w:val="22"/>
        </w:rPr>
        <w:t xml:space="preserve"> (HA)</w:t>
      </w:r>
      <w:r w:rsidR="00134D98">
        <w:rPr>
          <w:bCs/>
          <w:sz w:val="22"/>
          <w:szCs w:val="22"/>
        </w:rPr>
        <w:t>, decorin</w:t>
      </w:r>
      <w:r w:rsidR="000D2464">
        <w:rPr>
          <w:bCs/>
          <w:sz w:val="22"/>
          <w:szCs w:val="22"/>
        </w:rPr>
        <w:t xml:space="preserve"> (DC)</w:t>
      </w:r>
      <w:r w:rsidR="00134D98">
        <w:rPr>
          <w:bCs/>
          <w:sz w:val="22"/>
          <w:szCs w:val="22"/>
        </w:rPr>
        <w:t>, laminin</w:t>
      </w:r>
      <w:r w:rsidR="000D2464">
        <w:rPr>
          <w:bCs/>
          <w:sz w:val="22"/>
          <w:szCs w:val="22"/>
        </w:rPr>
        <w:t xml:space="preserve"> (LN)</w:t>
      </w:r>
      <w:r w:rsidR="00134D98">
        <w:rPr>
          <w:bCs/>
          <w:sz w:val="22"/>
          <w:szCs w:val="22"/>
        </w:rPr>
        <w:t>, lumican</w:t>
      </w:r>
      <w:r w:rsidR="000D2464">
        <w:rPr>
          <w:bCs/>
          <w:sz w:val="22"/>
          <w:szCs w:val="22"/>
        </w:rPr>
        <w:t xml:space="preserve"> (LC)</w:t>
      </w:r>
      <w:r w:rsidR="00134D98">
        <w:rPr>
          <w:bCs/>
          <w:sz w:val="22"/>
          <w:szCs w:val="22"/>
        </w:rPr>
        <w:t>, and tenascin C</w:t>
      </w:r>
      <w:r w:rsidR="000D2464">
        <w:rPr>
          <w:bCs/>
          <w:sz w:val="22"/>
          <w:szCs w:val="22"/>
        </w:rPr>
        <w:t xml:space="preserve"> (TC)</w:t>
      </w:r>
      <w:r w:rsidR="00E250A1">
        <w:rPr>
          <w:bCs/>
          <w:sz w:val="22"/>
          <w:szCs w:val="22"/>
        </w:rPr>
        <w:t>. Cells</w:t>
      </w:r>
      <w:r w:rsidR="00DC06C0">
        <w:rPr>
          <w:bCs/>
          <w:sz w:val="22"/>
          <w:szCs w:val="22"/>
        </w:rPr>
        <w:t xml:space="preserve"> were </w:t>
      </w:r>
      <w:r w:rsidR="002953C8">
        <w:rPr>
          <w:sz w:val="22"/>
          <w:szCs w:val="22"/>
        </w:rPr>
        <w:t xml:space="preserve">fixed using 4% paraformaldehyde solution </w:t>
      </w:r>
      <w:r w:rsidR="00DC06C0">
        <w:rPr>
          <w:sz w:val="22"/>
          <w:szCs w:val="22"/>
        </w:rPr>
        <w:t>after 1, 7 and 14 days of culture, and stained for nuclei (DAPI) as well as antibodies against key hepatocyte markers</w:t>
      </w:r>
      <w:r w:rsidR="00656A48">
        <w:rPr>
          <w:sz w:val="22"/>
          <w:szCs w:val="22"/>
        </w:rPr>
        <w:t xml:space="preserve">, </w:t>
      </w:r>
      <w:r w:rsidR="00DC06C0">
        <w:rPr>
          <w:sz w:val="22"/>
          <w:szCs w:val="22"/>
        </w:rPr>
        <w:t>a</w:t>
      </w:r>
      <w:r w:rsidR="002953C8">
        <w:rPr>
          <w:sz w:val="22"/>
          <w:szCs w:val="22"/>
        </w:rPr>
        <w:t>lbumin, HNF4</w:t>
      </w:r>
      <w:r w:rsidR="002953C8">
        <w:rPr>
          <w:sz w:val="22"/>
          <w:szCs w:val="22"/>
        </w:rPr>
        <w:sym w:font="Symbol" w:char="F061"/>
      </w:r>
      <w:r w:rsidR="002953C8">
        <w:rPr>
          <w:sz w:val="22"/>
          <w:szCs w:val="22"/>
        </w:rPr>
        <w:t>, and CYP3A4</w:t>
      </w:r>
      <w:r w:rsidR="00DC06C0">
        <w:rPr>
          <w:sz w:val="22"/>
          <w:szCs w:val="22"/>
        </w:rPr>
        <w:t xml:space="preserve">. </w:t>
      </w:r>
      <w:r w:rsidR="00E250A1">
        <w:rPr>
          <w:sz w:val="22"/>
          <w:szCs w:val="22"/>
        </w:rPr>
        <w:t>A custom i</w:t>
      </w:r>
      <w:r w:rsidR="00E250A1" w:rsidRPr="0031578B">
        <w:rPr>
          <w:sz w:val="22"/>
          <w:szCs w:val="22"/>
        </w:rPr>
        <w:t>mag</w:t>
      </w:r>
      <w:r w:rsidR="00E250A1">
        <w:rPr>
          <w:sz w:val="22"/>
          <w:szCs w:val="22"/>
        </w:rPr>
        <w:t xml:space="preserve">e </w:t>
      </w:r>
      <w:r w:rsidR="00E250A1" w:rsidRPr="0031578B">
        <w:rPr>
          <w:sz w:val="22"/>
          <w:szCs w:val="22"/>
        </w:rPr>
        <w:t xml:space="preserve">analysis pipeline </w:t>
      </w:r>
      <w:r w:rsidR="00E250A1">
        <w:rPr>
          <w:sz w:val="22"/>
          <w:szCs w:val="22"/>
        </w:rPr>
        <w:t>was used to obtain</w:t>
      </w:r>
      <w:r w:rsidR="00E250A1" w:rsidRPr="0031578B">
        <w:rPr>
          <w:sz w:val="22"/>
          <w:szCs w:val="22"/>
        </w:rPr>
        <w:t xml:space="preserve"> </w:t>
      </w:r>
      <w:r w:rsidR="00E250A1" w:rsidRPr="00E250A1">
        <w:rPr>
          <w:sz w:val="22"/>
          <w:szCs w:val="22"/>
        </w:rPr>
        <w:t>single-cell</w:t>
      </w:r>
      <w:r w:rsidR="00E250A1" w:rsidRPr="0031578B">
        <w:rPr>
          <w:sz w:val="22"/>
          <w:szCs w:val="22"/>
        </w:rPr>
        <w:t xml:space="preserve"> measurements </w:t>
      </w:r>
      <w:r w:rsidR="00656A48">
        <w:rPr>
          <w:sz w:val="22"/>
          <w:szCs w:val="22"/>
        </w:rPr>
        <w:t>on different ECM</w:t>
      </w:r>
      <w:r w:rsidR="00E250A1" w:rsidRPr="0031578B">
        <w:rPr>
          <w:sz w:val="22"/>
          <w:szCs w:val="22"/>
        </w:rPr>
        <w:t>.</w:t>
      </w:r>
    </w:p>
    <w:p w14:paraId="114E55C7" w14:textId="3162EE83" w:rsidR="00E250A1" w:rsidRPr="001778F3" w:rsidRDefault="00E74286" w:rsidP="00AB4123">
      <w:pPr>
        <w:pStyle w:val="NormalWeb"/>
        <w:spacing w:before="0" w:beforeAutospacing="0" w:after="0" w:afterAutospacing="0"/>
        <w:jc w:val="both"/>
        <w:rPr>
          <w:b/>
          <w:bCs/>
          <w:sz w:val="10"/>
          <w:szCs w:val="10"/>
        </w:rPr>
      </w:pPr>
      <w:r>
        <w:rPr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3A7C534B" wp14:editId="781BE130">
                <wp:simplePos x="0" y="0"/>
                <wp:positionH relativeFrom="column">
                  <wp:posOffset>2497455</wp:posOffset>
                </wp:positionH>
                <wp:positionV relativeFrom="paragraph">
                  <wp:posOffset>29845</wp:posOffset>
                </wp:positionV>
                <wp:extent cx="3984625" cy="3277870"/>
                <wp:effectExtent l="0" t="0" r="3175" b="0"/>
                <wp:wrapTight wrapText="bothSides">
                  <wp:wrapPolygon edited="0">
                    <wp:start x="0" y="0"/>
                    <wp:lineTo x="0" y="21508"/>
                    <wp:lineTo x="21548" y="21508"/>
                    <wp:lineTo x="21548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625" cy="3277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EE1CE2" w14:textId="19624DCF" w:rsidR="00E74286" w:rsidRDefault="0067302F" w:rsidP="00AB4123">
                            <w:r w:rsidRPr="0067302F">
                              <w:rPr>
                                <w:noProof/>
                              </w:rPr>
                              <w:drawing>
                                <wp:inline distT="0" distB="0" distL="0" distR="0" wp14:anchorId="6B4FBAF7" wp14:editId="73A22253">
                                  <wp:extent cx="3793067" cy="2172335"/>
                                  <wp:effectExtent l="0" t="0" r="4445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95242" cy="2173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2D423E" w14:textId="29E81349" w:rsidR="00A05B3B" w:rsidRDefault="001C40C3" w:rsidP="00F10D07">
                            <w:pPr>
                              <w:jc w:val="both"/>
                            </w:pPr>
                            <w:r w:rsidRPr="00CC0427">
                              <w:rPr>
                                <w:b/>
                                <w:sz w:val="20"/>
                                <w:szCs w:val="18"/>
                              </w:rPr>
                              <w:t>Figure 1.</w:t>
                            </w:r>
                            <w:r w:rsidR="00BB5ECA">
                              <w:rPr>
                                <w:sz w:val="20"/>
                                <w:szCs w:val="18"/>
                              </w:rPr>
                              <w:t xml:space="preserve"> PHH phenotype on ECM  microarrays</w:t>
                            </w:r>
                            <w:r w:rsidRPr="00CC0427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 w:rsidRPr="00BB5ECA">
                              <w:rPr>
                                <w:b/>
                                <w:sz w:val="20"/>
                                <w:szCs w:val="18"/>
                              </w:rPr>
                              <w:t>A</w:t>
                            </w:r>
                            <w:r w:rsidRPr="00CC0427">
                              <w:rPr>
                                <w:sz w:val="20"/>
                                <w:szCs w:val="18"/>
                              </w:rPr>
                              <w:t xml:space="preserve">) </w:t>
                            </w:r>
                            <w:r w:rsidR="00532AA8">
                              <w:rPr>
                                <w:sz w:val="20"/>
                                <w:szCs w:val="18"/>
                              </w:rPr>
                              <w:t>M</w:t>
                            </w:r>
                            <w:r w:rsidR="00BB5ECA">
                              <w:rPr>
                                <w:sz w:val="20"/>
                                <w:szCs w:val="18"/>
                              </w:rPr>
                              <w:t>icroarray fabrication, cell seeding, and image analysis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  <w:r w:rsidRPr="00CC0427">
                              <w:rPr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Pr="00BB5ECA">
                              <w:rPr>
                                <w:b/>
                                <w:sz w:val="20"/>
                                <w:szCs w:val="18"/>
                              </w:rPr>
                              <w:t>B</w:t>
                            </w:r>
                            <w:r w:rsidRPr="00CC0427">
                              <w:rPr>
                                <w:sz w:val="20"/>
                                <w:szCs w:val="18"/>
                              </w:rPr>
                              <w:t xml:space="preserve">) </w:t>
                            </w:r>
                            <w:r w:rsidR="00532AA8">
                              <w:rPr>
                                <w:sz w:val="20"/>
                                <w:szCs w:val="18"/>
                              </w:rPr>
                              <w:t>M</w:t>
                            </w:r>
                            <w:r w:rsidRPr="00CC0427">
                              <w:rPr>
                                <w:sz w:val="20"/>
                                <w:szCs w:val="18"/>
                              </w:rPr>
                              <w:t>icroarray</w:t>
                            </w:r>
                            <w:r w:rsidR="00BB5ECA">
                              <w:rPr>
                                <w:sz w:val="20"/>
                                <w:szCs w:val="18"/>
                              </w:rPr>
                              <w:t xml:space="preserve"> section with differential cell </w:t>
                            </w:r>
                            <w:r w:rsidRPr="00CC0427">
                              <w:rPr>
                                <w:sz w:val="20"/>
                                <w:szCs w:val="18"/>
                              </w:rPr>
                              <w:t>attachment</w:t>
                            </w:r>
                            <w:r w:rsidR="00BB5ECA">
                              <w:rPr>
                                <w:sz w:val="20"/>
                                <w:szCs w:val="18"/>
                              </w:rPr>
                              <w:t xml:space="preserve"> on ECM spots and </w:t>
                            </w:r>
                            <w:r w:rsidR="00532AA8">
                              <w:rPr>
                                <w:sz w:val="20"/>
                                <w:szCs w:val="18"/>
                              </w:rPr>
                              <w:t>cell staining</w:t>
                            </w:r>
                            <w:r w:rsidRPr="00CC0427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 w:rsidRPr="00BB5ECA">
                              <w:rPr>
                                <w:b/>
                                <w:sz w:val="20"/>
                                <w:szCs w:val="18"/>
                              </w:rPr>
                              <w:t>C</w:t>
                            </w:r>
                            <w:r w:rsidRPr="00CC0427">
                              <w:rPr>
                                <w:sz w:val="20"/>
                                <w:szCs w:val="18"/>
                              </w:rPr>
                              <w:t xml:space="preserve">) </w:t>
                            </w:r>
                            <w:r w:rsidR="00BB5ECA">
                              <w:rPr>
                                <w:sz w:val="20"/>
                                <w:szCs w:val="18"/>
                              </w:rPr>
                              <w:t>Box plot comparing cell attachment onto different ECM (</w:t>
                            </w:r>
                            <w:r w:rsidR="0067302F">
                              <w:rPr>
                                <w:sz w:val="20"/>
                                <w:szCs w:val="18"/>
                              </w:rPr>
                              <w:t>dots are different ECM compositions</w:t>
                            </w:r>
                            <w:r w:rsidR="00BB5ECA">
                              <w:rPr>
                                <w:sz w:val="20"/>
                                <w:szCs w:val="18"/>
                              </w:rPr>
                              <w:t>)</w:t>
                            </w:r>
                            <w:r w:rsidRPr="00CC0427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 w:rsidRPr="00BB5ECA">
                              <w:rPr>
                                <w:b/>
                                <w:sz w:val="20"/>
                                <w:szCs w:val="18"/>
                              </w:rPr>
                              <w:t>D</w:t>
                            </w:r>
                            <w:r w:rsidRPr="00CC0427">
                              <w:rPr>
                                <w:sz w:val="20"/>
                                <w:szCs w:val="18"/>
                              </w:rPr>
                              <w:t>)</w:t>
                            </w:r>
                            <w:r w:rsidR="00A05B3B">
                              <w:rPr>
                                <w:sz w:val="20"/>
                                <w:szCs w:val="18"/>
                              </w:rPr>
                              <w:t xml:space="preserve"> Heat maps showing albumin as a function of ECM composition</w:t>
                            </w:r>
                            <w:r w:rsidR="0067302F">
                              <w:rPr>
                                <w:sz w:val="20"/>
                                <w:szCs w:val="18"/>
                              </w:rPr>
                              <w:t>/</w:t>
                            </w:r>
                            <w:r w:rsidR="00A05B3B">
                              <w:rPr>
                                <w:sz w:val="20"/>
                                <w:szCs w:val="18"/>
                              </w:rPr>
                              <w:t>stiffness</w:t>
                            </w:r>
                            <w:r w:rsidR="00532AA8">
                              <w:rPr>
                                <w:sz w:val="20"/>
                                <w:szCs w:val="18"/>
                              </w:rPr>
                              <w:t xml:space="preserve"> (day 14)</w:t>
                            </w:r>
                            <w:r w:rsidR="00A05B3B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 w:rsidR="00A05B3B" w:rsidRPr="00A05B3B">
                              <w:rPr>
                                <w:b/>
                                <w:sz w:val="20"/>
                                <w:szCs w:val="18"/>
                              </w:rPr>
                              <w:t>E)</w:t>
                            </w:r>
                            <w:r w:rsidR="00A05B3B">
                              <w:rPr>
                                <w:sz w:val="20"/>
                                <w:szCs w:val="18"/>
                              </w:rPr>
                              <w:t xml:space="preserve"> Bar graph showing effects of key ECM spots on CYP3A4 expression after 14 days of culture on microarrays. </w:t>
                            </w:r>
                          </w:p>
                          <w:p w14:paraId="1BC7BC33" w14:textId="357943DD" w:rsidR="00E74286" w:rsidRDefault="00E74286" w:rsidP="00AB41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C534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96.65pt;margin-top:2.35pt;width:313.75pt;height:258.1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" fillcolor="white [3201]" stroked="f" strokeweight=".5pt">
                <v:textbox>
                  <w:txbxContent>
                    <w:p w14:paraId="25EE1CE2" w14:textId="19624DCF" w:rsidR="00E74286" w:rsidRDefault="0067302F" w:rsidP="00AB4123">
                      <w:r w:rsidRPr="0067302F">
                        <w:rPr>
                          <w:noProof/>
                        </w:rPr>
                        <w:drawing>
                          <wp:inline distT="0" distB="0" distL="0" distR="0" wp14:anchorId="6B4FBAF7" wp14:editId="73A22253">
                            <wp:extent cx="3793067" cy="2172335"/>
                            <wp:effectExtent l="0" t="0" r="4445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95242" cy="2173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2D423E" w14:textId="29E81349" w:rsidR="00A05B3B" w:rsidRDefault="001C40C3" w:rsidP="00F10D07">
                      <w:pPr>
                        <w:jc w:val="both"/>
                      </w:pPr>
                      <w:r w:rsidRPr="00CC0427">
                        <w:rPr>
                          <w:b/>
                          <w:sz w:val="20"/>
                          <w:szCs w:val="18"/>
                        </w:rPr>
                        <w:t>Figure 1.</w:t>
                      </w:r>
                      <w:r w:rsidR="00BB5ECA">
                        <w:rPr>
                          <w:sz w:val="20"/>
                          <w:szCs w:val="18"/>
                        </w:rPr>
                        <w:t xml:space="preserve"> PHH phenotype on ECM  microarrays</w:t>
                      </w:r>
                      <w:r w:rsidRPr="00CC0427">
                        <w:rPr>
                          <w:sz w:val="20"/>
                          <w:szCs w:val="18"/>
                        </w:rPr>
                        <w:t xml:space="preserve">. </w:t>
                      </w:r>
                      <w:r w:rsidRPr="00BB5ECA">
                        <w:rPr>
                          <w:b/>
                          <w:sz w:val="20"/>
                          <w:szCs w:val="18"/>
                        </w:rPr>
                        <w:t>A</w:t>
                      </w:r>
                      <w:r w:rsidRPr="00CC0427">
                        <w:rPr>
                          <w:sz w:val="20"/>
                          <w:szCs w:val="18"/>
                        </w:rPr>
                        <w:t xml:space="preserve">) </w:t>
                      </w:r>
                      <w:r w:rsidR="00532AA8">
                        <w:rPr>
                          <w:sz w:val="20"/>
                          <w:szCs w:val="18"/>
                        </w:rPr>
                        <w:t>M</w:t>
                      </w:r>
                      <w:r w:rsidR="00BB5ECA">
                        <w:rPr>
                          <w:sz w:val="20"/>
                          <w:szCs w:val="18"/>
                        </w:rPr>
                        <w:t>icroarray fabrication, cell seeding, and image analysis</w:t>
                      </w:r>
                      <w:r>
                        <w:rPr>
                          <w:sz w:val="20"/>
                          <w:szCs w:val="18"/>
                        </w:rPr>
                        <w:t>.</w:t>
                      </w:r>
                      <w:r w:rsidRPr="00CC0427">
                        <w:rPr>
                          <w:sz w:val="20"/>
                          <w:szCs w:val="18"/>
                        </w:rPr>
                        <w:t xml:space="preserve"> </w:t>
                      </w:r>
                      <w:r w:rsidRPr="00BB5ECA">
                        <w:rPr>
                          <w:b/>
                          <w:sz w:val="20"/>
                          <w:szCs w:val="18"/>
                        </w:rPr>
                        <w:t>B</w:t>
                      </w:r>
                      <w:r w:rsidRPr="00CC0427">
                        <w:rPr>
                          <w:sz w:val="20"/>
                          <w:szCs w:val="18"/>
                        </w:rPr>
                        <w:t xml:space="preserve">) </w:t>
                      </w:r>
                      <w:r w:rsidR="00532AA8">
                        <w:rPr>
                          <w:sz w:val="20"/>
                          <w:szCs w:val="18"/>
                        </w:rPr>
                        <w:t>M</w:t>
                      </w:r>
                      <w:r w:rsidRPr="00CC0427">
                        <w:rPr>
                          <w:sz w:val="20"/>
                          <w:szCs w:val="18"/>
                        </w:rPr>
                        <w:t>icroarray</w:t>
                      </w:r>
                      <w:r w:rsidR="00BB5ECA">
                        <w:rPr>
                          <w:sz w:val="20"/>
                          <w:szCs w:val="18"/>
                        </w:rPr>
                        <w:t xml:space="preserve"> section with differential cell </w:t>
                      </w:r>
                      <w:r w:rsidRPr="00CC0427">
                        <w:rPr>
                          <w:sz w:val="20"/>
                          <w:szCs w:val="18"/>
                        </w:rPr>
                        <w:t>attachment</w:t>
                      </w:r>
                      <w:r w:rsidR="00BB5ECA">
                        <w:rPr>
                          <w:sz w:val="20"/>
                          <w:szCs w:val="18"/>
                        </w:rPr>
                        <w:t xml:space="preserve"> on ECM spots and </w:t>
                      </w:r>
                      <w:r w:rsidR="00532AA8">
                        <w:rPr>
                          <w:sz w:val="20"/>
                          <w:szCs w:val="18"/>
                        </w:rPr>
                        <w:t>cell staining</w:t>
                      </w:r>
                      <w:r w:rsidRPr="00CC0427">
                        <w:rPr>
                          <w:sz w:val="20"/>
                          <w:szCs w:val="18"/>
                        </w:rPr>
                        <w:t xml:space="preserve">. </w:t>
                      </w:r>
                      <w:r w:rsidRPr="00BB5ECA">
                        <w:rPr>
                          <w:b/>
                          <w:sz w:val="20"/>
                          <w:szCs w:val="18"/>
                        </w:rPr>
                        <w:t>C</w:t>
                      </w:r>
                      <w:r w:rsidRPr="00CC0427">
                        <w:rPr>
                          <w:sz w:val="20"/>
                          <w:szCs w:val="18"/>
                        </w:rPr>
                        <w:t xml:space="preserve">) </w:t>
                      </w:r>
                      <w:r w:rsidR="00BB5ECA">
                        <w:rPr>
                          <w:sz w:val="20"/>
                          <w:szCs w:val="18"/>
                        </w:rPr>
                        <w:t>Box plot comparing cell attachment onto different ECM (</w:t>
                      </w:r>
                      <w:r w:rsidR="0067302F">
                        <w:rPr>
                          <w:sz w:val="20"/>
                          <w:szCs w:val="18"/>
                        </w:rPr>
                        <w:t>dots are different ECM compositions</w:t>
                      </w:r>
                      <w:r w:rsidR="00BB5ECA">
                        <w:rPr>
                          <w:sz w:val="20"/>
                          <w:szCs w:val="18"/>
                        </w:rPr>
                        <w:t>)</w:t>
                      </w:r>
                      <w:r w:rsidRPr="00CC0427">
                        <w:rPr>
                          <w:sz w:val="20"/>
                          <w:szCs w:val="18"/>
                        </w:rPr>
                        <w:t xml:space="preserve">. </w:t>
                      </w:r>
                      <w:r w:rsidRPr="00BB5ECA">
                        <w:rPr>
                          <w:b/>
                          <w:sz w:val="20"/>
                          <w:szCs w:val="18"/>
                        </w:rPr>
                        <w:t>D</w:t>
                      </w:r>
                      <w:r w:rsidRPr="00CC0427">
                        <w:rPr>
                          <w:sz w:val="20"/>
                          <w:szCs w:val="18"/>
                        </w:rPr>
                        <w:t>)</w:t>
                      </w:r>
                      <w:r w:rsidR="00A05B3B">
                        <w:rPr>
                          <w:sz w:val="20"/>
                          <w:szCs w:val="18"/>
                        </w:rPr>
                        <w:t xml:space="preserve"> Heat maps showing albumin as a function of ECM composition</w:t>
                      </w:r>
                      <w:r w:rsidR="0067302F">
                        <w:rPr>
                          <w:sz w:val="20"/>
                          <w:szCs w:val="18"/>
                        </w:rPr>
                        <w:t>/</w:t>
                      </w:r>
                      <w:r w:rsidR="00A05B3B">
                        <w:rPr>
                          <w:sz w:val="20"/>
                          <w:szCs w:val="18"/>
                        </w:rPr>
                        <w:t>stiffness</w:t>
                      </w:r>
                      <w:r w:rsidR="00532AA8">
                        <w:rPr>
                          <w:sz w:val="20"/>
                          <w:szCs w:val="18"/>
                        </w:rPr>
                        <w:t xml:space="preserve"> (day 14)</w:t>
                      </w:r>
                      <w:r w:rsidR="00A05B3B">
                        <w:rPr>
                          <w:sz w:val="20"/>
                          <w:szCs w:val="18"/>
                        </w:rPr>
                        <w:t xml:space="preserve">. </w:t>
                      </w:r>
                      <w:r w:rsidR="00A05B3B" w:rsidRPr="00A05B3B">
                        <w:rPr>
                          <w:b/>
                          <w:sz w:val="20"/>
                          <w:szCs w:val="18"/>
                        </w:rPr>
                        <w:t>E)</w:t>
                      </w:r>
                      <w:r w:rsidR="00A05B3B">
                        <w:rPr>
                          <w:sz w:val="20"/>
                          <w:szCs w:val="18"/>
                        </w:rPr>
                        <w:t xml:space="preserve"> Bar graph showing effects of key ECM spots on CYP3A4 expression after 14 days of culture on microarrays. </w:t>
                      </w:r>
                    </w:p>
                    <w:p w14:paraId="1BC7BC33" w14:textId="357943DD" w:rsidR="00E74286" w:rsidRDefault="00E74286" w:rsidP="00AB4123"/>
                  </w:txbxContent>
                </v:textbox>
                <w10:wrap type="tight"/>
              </v:shape>
            </w:pict>
          </mc:Fallback>
        </mc:AlternateContent>
      </w:r>
    </w:p>
    <w:p w14:paraId="0B33CE20" w14:textId="1D3B300F" w:rsidR="00FB3D89" w:rsidRPr="0087367E" w:rsidRDefault="00C1607B" w:rsidP="00AB4123">
      <w:pPr>
        <w:pStyle w:val="NormalWeb"/>
        <w:spacing w:before="0" w:beforeAutospacing="0" w:after="0" w:afterAutospacing="0"/>
        <w:jc w:val="both"/>
        <w:rPr>
          <w:sz w:val="22"/>
          <w:szCs w:val="22"/>
        </w:rPr>
      </w:pPr>
      <w:r w:rsidRPr="000F53A3">
        <w:rPr>
          <w:b/>
          <w:bCs/>
          <w:sz w:val="22"/>
          <w:szCs w:val="22"/>
        </w:rPr>
        <w:t>Results</w:t>
      </w:r>
      <w:r w:rsidR="00903009">
        <w:rPr>
          <w:b/>
          <w:bCs/>
          <w:sz w:val="22"/>
          <w:szCs w:val="22"/>
        </w:rPr>
        <w:t xml:space="preserve"> and Discussion</w:t>
      </w:r>
      <w:r w:rsidR="0034221C" w:rsidRPr="000F53A3">
        <w:rPr>
          <w:b/>
          <w:bCs/>
          <w:sz w:val="22"/>
          <w:szCs w:val="22"/>
        </w:rPr>
        <w:t>:</w:t>
      </w:r>
      <w:r w:rsidR="00165ABC">
        <w:rPr>
          <w:b/>
          <w:bCs/>
          <w:sz w:val="22"/>
          <w:szCs w:val="22"/>
        </w:rPr>
        <w:t xml:space="preserve"> </w:t>
      </w:r>
      <w:r w:rsidR="005F1826">
        <w:rPr>
          <w:bCs/>
          <w:sz w:val="22"/>
          <w:szCs w:val="22"/>
        </w:rPr>
        <w:t>PHHs attached to ECM spots with different efficiencies</w:t>
      </w:r>
      <w:r w:rsidR="000E1E58">
        <w:rPr>
          <w:bCs/>
          <w:sz w:val="22"/>
          <w:szCs w:val="22"/>
        </w:rPr>
        <w:t xml:space="preserve"> and </w:t>
      </w:r>
      <w:r w:rsidR="00E423AA">
        <w:rPr>
          <w:bCs/>
          <w:sz w:val="22"/>
          <w:szCs w:val="22"/>
        </w:rPr>
        <w:t xml:space="preserve">stained positive for </w:t>
      </w:r>
      <w:r w:rsidR="005F1826">
        <w:rPr>
          <w:bCs/>
          <w:sz w:val="22"/>
          <w:szCs w:val="22"/>
        </w:rPr>
        <w:t>nuclei, albumin</w:t>
      </w:r>
      <w:r w:rsidR="00C250FE">
        <w:rPr>
          <w:bCs/>
          <w:sz w:val="22"/>
          <w:szCs w:val="22"/>
        </w:rPr>
        <w:t xml:space="preserve"> (cytoplasmic)</w:t>
      </w:r>
      <w:r w:rsidR="005F1826">
        <w:rPr>
          <w:bCs/>
          <w:sz w:val="22"/>
          <w:szCs w:val="22"/>
        </w:rPr>
        <w:t xml:space="preserve">, </w:t>
      </w:r>
      <w:commentRangeStart w:id="2"/>
      <w:r w:rsidR="005F1826">
        <w:rPr>
          <w:bCs/>
          <w:sz w:val="22"/>
          <w:szCs w:val="22"/>
        </w:rPr>
        <w:t>CYP3A4</w:t>
      </w:r>
      <w:r w:rsidR="00C250FE">
        <w:rPr>
          <w:bCs/>
          <w:sz w:val="22"/>
          <w:szCs w:val="22"/>
        </w:rPr>
        <w:t xml:space="preserve"> (cytoplasmic)</w:t>
      </w:r>
      <w:r w:rsidR="005F1826">
        <w:rPr>
          <w:bCs/>
          <w:sz w:val="22"/>
          <w:szCs w:val="22"/>
        </w:rPr>
        <w:t xml:space="preserve">, and </w:t>
      </w:r>
      <w:r w:rsidR="005F1826">
        <w:rPr>
          <w:sz w:val="22"/>
          <w:szCs w:val="22"/>
        </w:rPr>
        <w:t>HNF4</w:t>
      </w:r>
      <w:r w:rsidR="005F1826">
        <w:rPr>
          <w:sz w:val="22"/>
          <w:szCs w:val="22"/>
        </w:rPr>
        <w:sym w:font="Symbol" w:char="F061"/>
      </w:r>
      <w:r w:rsidR="00C250FE">
        <w:rPr>
          <w:sz w:val="22"/>
          <w:szCs w:val="22"/>
        </w:rPr>
        <w:t xml:space="preserve"> (</w:t>
      </w:r>
      <w:r w:rsidR="00E423AA">
        <w:rPr>
          <w:sz w:val="22"/>
          <w:szCs w:val="22"/>
        </w:rPr>
        <w:t>cytoplasmic/</w:t>
      </w:r>
      <w:r w:rsidR="00C250FE">
        <w:rPr>
          <w:sz w:val="22"/>
          <w:szCs w:val="22"/>
        </w:rPr>
        <w:t>nuclear)</w:t>
      </w:r>
      <w:r w:rsidR="000E1E58">
        <w:rPr>
          <w:sz w:val="22"/>
          <w:szCs w:val="22"/>
        </w:rPr>
        <w:t xml:space="preserve"> (</w:t>
      </w:r>
      <w:r w:rsidR="000E1E58" w:rsidRPr="000E1E58">
        <w:rPr>
          <w:b/>
          <w:sz w:val="22"/>
          <w:szCs w:val="22"/>
        </w:rPr>
        <w:t>Fig. 1B</w:t>
      </w:r>
      <w:r w:rsidR="000E1E58">
        <w:rPr>
          <w:sz w:val="22"/>
          <w:szCs w:val="22"/>
        </w:rPr>
        <w:t xml:space="preserve">). </w:t>
      </w:r>
      <w:commentRangeEnd w:id="2"/>
      <w:r w:rsidR="004F7AE2">
        <w:rPr>
          <w:rStyle w:val="CommentReference"/>
        </w:rPr>
        <w:commentReference w:id="2"/>
      </w:r>
      <w:r w:rsidR="000E1E58">
        <w:rPr>
          <w:sz w:val="22"/>
          <w:szCs w:val="22"/>
        </w:rPr>
        <w:t xml:space="preserve">The 30kPa substrates </w:t>
      </w:r>
      <w:r w:rsidR="006016C6">
        <w:rPr>
          <w:sz w:val="22"/>
          <w:szCs w:val="22"/>
        </w:rPr>
        <w:t>promoted higher cell attachment on average (</w:t>
      </w:r>
      <w:r w:rsidR="006016C6" w:rsidRPr="006016C6">
        <w:rPr>
          <w:b/>
          <w:sz w:val="22"/>
          <w:szCs w:val="22"/>
        </w:rPr>
        <w:t>Fig. 1C</w:t>
      </w:r>
      <w:r w:rsidR="006016C6">
        <w:rPr>
          <w:sz w:val="22"/>
          <w:szCs w:val="22"/>
        </w:rPr>
        <w:t xml:space="preserve">), while </w:t>
      </w:r>
      <w:r w:rsidR="00556F36">
        <w:rPr>
          <w:bCs/>
          <w:sz w:val="22"/>
          <w:szCs w:val="22"/>
        </w:rPr>
        <w:t xml:space="preserve">those ECM spots containing </w:t>
      </w:r>
      <w:r w:rsidR="00C250FE">
        <w:rPr>
          <w:bCs/>
          <w:sz w:val="22"/>
          <w:szCs w:val="22"/>
        </w:rPr>
        <w:t>collagens</w:t>
      </w:r>
      <w:r w:rsidR="00556F36">
        <w:rPr>
          <w:bCs/>
          <w:sz w:val="22"/>
          <w:szCs w:val="22"/>
        </w:rPr>
        <w:t xml:space="preserve"> promoted better cell attachment overall (e.g. C3/C4 spots had ~2X higher cell attachment than FN/DC).</w:t>
      </w:r>
      <w:r w:rsidR="00C250FE">
        <w:rPr>
          <w:bCs/>
          <w:sz w:val="22"/>
          <w:szCs w:val="22"/>
        </w:rPr>
        <w:t xml:space="preserve"> </w:t>
      </w:r>
      <w:r w:rsidR="00547D44">
        <w:rPr>
          <w:bCs/>
          <w:sz w:val="22"/>
          <w:szCs w:val="22"/>
        </w:rPr>
        <w:t xml:space="preserve">Using linear regression modeling, we found a strong correlation (0.85-0.9) between phenotypic marker expression at the single cell level and cell density, which shows the positive effect of homotypic contacts between PHHs on function, likely due to </w:t>
      </w:r>
      <w:r w:rsidR="009611CF">
        <w:rPr>
          <w:bCs/>
          <w:sz w:val="22"/>
          <w:szCs w:val="22"/>
        </w:rPr>
        <w:t xml:space="preserve">the </w:t>
      </w:r>
      <w:r w:rsidR="00C250FE">
        <w:rPr>
          <w:bCs/>
          <w:sz w:val="22"/>
          <w:szCs w:val="22"/>
        </w:rPr>
        <w:t xml:space="preserve">formation of </w:t>
      </w:r>
      <w:r w:rsidR="00547D44">
        <w:rPr>
          <w:bCs/>
          <w:sz w:val="22"/>
          <w:szCs w:val="22"/>
        </w:rPr>
        <w:t>cadherin contacts and tight junctions.</w:t>
      </w:r>
      <w:r w:rsidR="0087367E">
        <w:rPr>
          <w:bCs/>
          <w:sz w:val="22"/>
          <w:szCs w:val="22"/>
        </w:rPr>
        <w:t xml:space="preserve"> </w:t>
      </w:r>
      <w:r w:rsidR="00BE33D8">
        <w:rPr>
          <w:bCs/>
          <w:sz w:val="22"/>
          <w:szCs w:val="22"/>
        </w:rPr>
        <w:t xml:space="preserve">Additionally, </w:t>
      </w:r>
      <w:r w:rsidR="00A34526">
        <w:rPr>
          <w:bCs/>
          <w:sz w:val="22"/>
          <w:szCs w:val="22"/>
        </w:rPr>
        <w:t xml:space="preserve">ECM protein composition and stiffness synergized to modulate </w:t>
      </w:r>
      <w:r w:rsidR="00E423AA">
        <w:rPr>
          <w:bCs/>
          <w:sz w:val="22"/>
          <w:szCs w:val="22"/>
        </w:rPr>
        <w:t>function</w:t>
      </w:r>
      <w:r w:rsidR="0087367E">
        <w:rPr>
          <w:bCs/>
          <w:sz w:val="22"/>
          <w:szCs w:val="22"/>
        </w:rPr>
        <w:t xml:space="preserve"> </w:t>
      </w:r>
      <w:r w:rsidR="00592C5F">
        <w:rPr>
          <w:bCs/>
          <w:sz w:val="22"/>
          <w:szCs w:val="22"/>
        </w:rPr>
        <w:t>out to 14 days (</w:t>
      </w:r>
      <w:r w:rsidR="00592C5F">
        <w:rPr>
          <w:b/>
          <w:bCs/>
          <w:sz w:val="22"/>
          <w:szCs w:val="22"/>
        </w:rPr>
        <w:t>Fig. 1D</w:t>
      </w:r>
      <w:r w:rsidR="00E423AA">
        <w:rPr>
          <w:b/>
          <w:bCs/>
          <w:sz w:val="22"/>
          <w:szCs w:val="22"/>
        </w:rPr>
        <w:t xml:space="preserve"> </w:t>
      </w:r>
      <w:r w:rsidR="00E423AA">
        <w:rPr>
          <w:bCs/>
          <w:sz w:val="22"/>
          <w:szCs w:val="22"/>
        </w:rPr>
        <w:t xml:space="preserve">shows albumin but similar trends were also seen for </w:t>
      </w:r>
      <w:r w:rsidR="00592C5F">
        <w:rPr>
          <w:bCs/>
          <w:sz w:val="22"/>
          <w:szCs w:val="22"/>
        </w:rPr>
        <w:t>CYP3A4 and HNF4</w:t>
      </w:r>
      <w:r w:rsidR="00592C5F">
        <w:rPr>
          <w:sz w:val="22"/>
          <w:szCs w:val="22"/>
        </w:rPr>
        <w:sym w:font="Symbol" w:char="F061"/>
      </w:r>
      <w:r w:rsidR="00E423AA">
        <w:rPr>
          <w:sz w:val="22"/>
          <w:szCs w:val="22"/>
        </w:rPr>
        <w:t>)</w:t>
      </w:r>
      <w:r w:rsidR="00592C5F">
        <w:rPr>
          <w:sz w:val="22"/>
          <w:szCs w:val="22"/>
        </w:rPr>
        <w:t xml:space="preserve">. </w:t>
      </w:r>
      <w:r w:rsidR="0087367E">
        <w:rPr>
          <w:sz w:val="22"/>
          <w:szCs w:val="22"/>
        </w:rPr>
        <w:t>Finally</w:t>
      </w:r>
      <w:r w:rsidR="00592C5F">
        <w:rPr>
          <w:sz w:val="22"/>
          <w:szCs w:val="22"/>
        </w:rPr>
        <w:t xml:space="preserve">, we identified </w:t>
      </w:r>
      <w:r w:rsidR="00C250FE">
        <w:rPr>
          <w:sz w:val="22"/>
          <w:szCs w:val="22"/>
        </w:rPr>
        <w:t>key</w:t>
      </w:r>
      <w:r w:rsidR="00592C5F">
        <w:rPr>
          <w:sz w:val="22"/>
          <w:szCs w:val="22"/>
        </w:rPr>
        <w:t xml:space="preserve"> ECM compositions </w:t>
      </w:r>
      <w:r w:rsidR="0087367E">
        <w:rPr>
          <w:sz w:val="22"/>
          <w:szCs w:val="22"/>
        </w:rPr>
        <w:t xml:space="preserve">on liver-like stiffness (4kPa) </w:t>
      </w:r>
      <w:r w:rsidR="00592C5F">
        <w:rPr>
          <w:sz w:val="22"/>
          <w:szCs w:val="22"/>
        </w:rPr>
        <w:t xml:space="preserve">that maintain </w:t>
      </w:r>
      <w:r w:rsidR="0087367E">
        <w:rPr>
          <w:sz w:val="22"/>
          <w:szCs w:val="22"/>
        </w:rPr>
        <w:t xml:space="preserve">PHH </w:t>
      </w:r>
      <w:r w:rsidR="0067302F">
        <w:rPr>
          <w:sz w:val="22"/>
          <w:szCs w:val="22"/>
        </w:rPr>
        <w:t xml:space="preserve">cell density (&gt;200 cells/island) and </w:t>
      </w:r>
      <w:r w:rsidR="0087367E">
        <w:rPr>
          <w:sz w:val="22"/>
          <w:szCs w:val="22"/>
        </w:rPr>
        <w:t>phenotype</w:t>
      </w:r>
      <w:r w:rsidR="00592C5F">
        <w:rPr>
          <w:sz w:val="22"/>
          <w:szCs w:val="22"/>
        </w:rPr>
        <w:t xml:space="preserve"> </w:t>
      </w:r>
      <w:r w:rsidR="0067302F">
        <w:rPr>
          <w:sz w:val="22"/>
          <w:szCs w:val="22"/>
        </w:rPr>
        <w:t>for</w:t>
      </w:r>
      <w:r w:rsidR="00592C5F">
        <w:rPr>
          <w:sz w:val="22"/>
          <w:szCs w:val="22"/>
        </w:rPr>
        <w:t xml:space="preserve"> </w:t>
      </w:r>
      <w:r w:rsidR="0087367E">
        <w:rPr>
          <w:sz w:val="22"/>
          <w:szCs w:val="22"/>
        </w:rPr>
        <w:t>14 days</w:t>
      </w:r>
      <w:r w:rsidR="0067302F">
        <w:rPr>
          <w:sz w:val="22"/>
          <w:szCs w:val="22"/>
        </w:rPr>
        <w:t xml:space="preserve">. For instance, </w:t>
      </w:r>
      <w:r w:rsidR="00592C5F">
        <w:rPr>
          <w:sz w:val="22"/>
          <w:szCs w:val="22"/>
        </w:rPr>
        <w:t>C3/FN and C4/FN</w:t>
      </w:r>
      <w:r w:rsidR="0067302F">
        <w:rPr>
          <w:sz w:val="22"/>
          <w:szCs w:val="22"/>
        </w:rPr>
        <w:t xml:space="preserve"> </w:t>
      </w:r>
      <w:r w:rsidR="0087367E">
        <w:rPr>
          <w:sz w:val="22"/>
          <w:szCs w:val="22"/>
        </w:rPr>
        <w:t>displayed ~</w:t>
      </w:r>
      <w:r w:rsidR="00592C5F">
        <w:rPr>
          <w:sz w:val="22"/>
          <w:szCs w:val="22"/>
        </w:rPr>
        <w:t>2-3 fold higher</w:t>
      </w:r>
      <w:r w:rsidR="0087367E">
        <w:rPr>
          <w:sz w:val="22"/>
          <w:szCs w:val="22"/>
        </w:rPr>
        <w:t xml:space="preserve"> </w:t>
      </w:r>
      <w:r w:rsidR="0067302F">
        <w:rPr>
          <w:sz w:val="22"/>
          <w:szCs w:val="22"/>
        </w:rPr>
        <w:t>CYP3A4</w:t>
      </w:r>
      <w:r w:rsidR="0087367E">
        <w:rPr>
          <w:sz w:val="22"/>
          <w:szCs w:val="22"/>
        </w:rPr>
        <w:t xml:space="preserve"> expression </w:t>
      </w:r>
      <w:r w:rsidR="00592C5F">
        <w:rPr>
          <w:sz w:val="22"/>
          <w:szCs w:val="22"/>
        </w:rPr>
        <w:t xml:space="preserve">than FN/DC and LN/LC </w:t>
      </w:r>
      <w:r w:rsidR="0087367E">
        <w:rPr>
          <w:sz w:val="22"/>
          <w:szCs w:val="22"/>
        </w:rPr>
        <w:t>(</w:t>
      </w:r>
      <w:r w:rsidR="00592C5F">
        <w:rPr>
          <w:b/>
          <w:sz w:val="22"/>
          <w:szCs w:val="22"/>
        </w:rPr>
        <w:t>Fig. 1E)</w:t>
      </w:r>
      <w:r w:rsidR="0067302F">
        <w:rPr>
          <w:sz w:val="22"/>
          <w:szCs w:val="22"/>
        </w:rPr>
        <w:t xml:space="preserve">; similar trends were observed for albumin and </w:t>
      </w:r>
      <w:r w:rsidR="0067302F">
        <w:rPr>
          <w:bCs/>
          <w:sz w:val="22"/>
          <w:szCs w:val="22"/>
        </w:rPr>
        <w:t>HNF4</w:t>
      </w:r>
      <w:r w:rsidR="0067302F">
        <w:rPr>
          <w:sz w:val="22"/>
          <w:szCs w:val="22"/>
        </w:rPr>
        <w:sym w:font="Symbol" w:char="F061"/>
      </w:r>
      <w:r w:rsidR="0067302F">
        <w:rPr>
          <w:sz w:val="22"/>
          <w:szCs w:val="22"/>
        </w:rPr>
        <w:t>.</w:t>
      </w:r>
    </w:p>
    <w:p w14:paraId="4215C2A8" w14:textId="77777777" w:rsidR="008A08E3" w:rsidRPr="008A08E3" w:rsidRDefault="008A08E3" w:rsidP="00AB4123">
      <w:pPr>
        <w:pStyle w:val="NormalWeb"/>
        <w:spacing w:before="0" w:beforeAutospacing="0" w:after="0" w:afterAutospacing="0"/>
        <w:jc w:val="both"/>
        <w:rPr>
          <w:b/>
          <w:bCs/>
          <w:sz w:val="10"/>
          <w:szCs w:val="10"/>
        </w:rPr>
      </w:pPr>
    </w:p>
    <w:p w14:paraId="13E6CE65" w14:textId="2AF50022" w:rsidR="0087367E" w:rsidRPr="00301228" w:rsidRDefault="0034221C" w:rsidP="00AB4123">
      <w:pPr>
        <w:pStyle w:val="NormalWeb"/>
        <w:spacing w:before="0" w:beforeAutospacing="0" w:after="0" w:afterAutospacing="0"/>
        <w:jc w:val="both"/>
        <w:rPr>
          <w:bCs/>
          <w:sz w:val="22"/>
          <w:szCs w:val="22"/>
        </w:rPr>
      </w:pPr>
      <w:r w:rsidRPr="000F53A3">
        <w:rPr>
          <w:b/>
          <w:bCs/>
          <w:sz w:val="22"/>
          <w:szCs w:val="22"/>
        </w:rPr>
        <w:t xml:space="preserve">Conclusions: </w:t>
      </w:r>
      <w:r w:rsidR="000D2906">
        <w:rPr>
          <w:bCs/>
          <w:sz w:val="22"/>
          <w:szCs w:val="22"/>
        </w:rPr>
        <w:t xml:space="preserve">We utilized a high-throughput ECM microarray platform to elucidate for the first time the synergistic role of ECM protein composition and stiffness on the long-term </w:t>
      </w:r>
      <w:r w:rsidR="000E4390">
        <w:rPr>
          <w:bCs/>
          <w:sz w:val="22"/>
          <w:szCs w:val="22"/>
        </w:rPr>
        <w:t>liver-like phenotype</w:t>
      </w:r>
      <w:r w:rsidR="000D2906">
        <w:rPr>
          <w:bCs/>
          <w:sz w:val="22"/>
          <w:szCs w:val="22"/>
        </w:rPr>
        <w:t xml:space="preserve"> of </w:t>
      </w:r>
      <w:commentRangeStart w:id="3"/>
      <w:r w:rsidR="000D2906">
        <w:rPr>
          <w:bCs/>
          <w:sz w:val="22"/>
          <w:szCs w:val="22"/>
        </w:rPr>
        <w:t xml:space="preserve">primary human hepatocytes </w:t>
      </w:r>
      <w:commentRangeEnd w:id="3"/>
      <w:r w:rsidR="00EB3EB1">
        <w:rPr>
          <w:rStyle w:val="CommentReference"/>
        </w:rPr>
        <w:commentReference w:id="3"/>
      </w:r>
      <w:r w:rsidR="000D2906">
        <w:rPr>
          <w:bCs/>
          <w:sz w:val="22"/>
          <w:szCs w:val="22"/>
        </w:rPr>
        <w:t>in culture</w:t>
      </w:r>
      <w:r w:rsidR="00BE19D1">
        <w:rPr>
          <w:bCs/>
          <w:sz w:val="22"/>
          <w:szCs w:val="22"/>
        </w:rPr>
        <w:t xml:space="preserve">. </w:t>
      </w:r>
      <w:r w:rsidR="000E4390">
        <w:rPr>
          <w:bCs/>
          <w:sz w:val="22"/>
          <w:szCs w:val="22"/>
        </w:rPr>
        <w:t>Our stud</w:t>
      </w:r>
      <w:r w:rsidR="00C5559D">
        <w:rPr>
          <w:bCs/>
          <w:sz w:val="22"/>
          <w:szCs w:val="22"/>
        </w:rPr>
        <w:t>y</w:t>
      </w:r>
      <w:r w:rsidR="000E4390">
        <w:rPr>
          <w:bCs/>
          <w:sz w:val="22"/>
          <w:szCs w:val="22"/>
        </w:rPr>
        <w:t xml:space="preserve"> identified </w:t>
      </w:r>
      <w:r w:rsidR="00BE19D1">
        <w:rPr>
          <w:bCs/>
          <w:sz w:val="22"/>
          <w:szCs w:val="22"/>
        </w:rPr>
        <w:t xml:space="preserve">optimal ECM conditions that maintain </w:t>
      </w:r>
      <w:r w:rsidR="000E4390">
        <w:rPr>
          <w:bCs/>
          <w:sz w:val="22"/>
          <w:szCs w:val="22"/>
        </w:rPr>
        <w:t xml:space="preserve">PHH </w:t>
      </w:r>
      <w:r w:rsidR="00BE19D1">
        <w:rPr>
          <w:bCs/>
          <w:sz w:val="22"/>
          <w:szCs w:val="22"/>
        </w:rPr>
        <w:t xml:space="preserve">density and function for at least 2 weeks, </w:t>
      </w:r>
      <w:r w:rsidR="000E4390">
        <w:rPr>
          <w:bCs/>
          <w:sz w:val="22"/>
          <w:szCs w:val="22"/>
        </w:rPr>
        <w:t xml:space="preserve">which can be used broadly </w:t>
      </w:r>
      <w:r w:rsidR="00E423AA">
        <w:rPr>
          <w:bCs/>
          <w:sz w:val="22"/>
          <w:szCs w:val="22"/>
        </w:rPr>
        <w:t xml:space="preserve">by others and us </w:t>
      </w:r>
      <w:r w:rsidR="000E4390">
        <w:rPr>
          <w:bCs/>
          <w:sz w:val="22"/>
          <w:szCs w:val="22"/>
        </w:rPr>
        <w:t xml:space="preserve">to </w:t>
      </w:r>
      <w:r w:rsidR="00BE19D1">
        <w:rPr>
          <w:bCs/>
          <w:sz w:val="22"/>
          <w:szCs w:val="22"/>
        </w:rPr>
        <w:t xml:space="preserve">develop </w:t>
      </w:r>
      <w:r w:rsidR="00C5559D">
        <w:rPr>
          <w:bCs/>
          <w:sz w:val="22"/>
          <w:szCs w:val="22"/>
        </w:rPr>
        <w:t xml:space="preserve">liver </w:t>
      </w:r>
      <w:r w:rsidR="00BE19D1">
        <w:rPr>
          <w:bCs/>
          <w:sz w:val="22"/>
          <w:szCs w:val="22"/>
        </w:rPr>
        <w:t>platforms for drug development and regenerative medicine. Ultimately, our high-throughput approach can be extended to determine the role of ECM in liver fibrosis.</w:t>
      </w:r>
    </w:p>
    <w:sectPr w:rsidR="0087367E" w:rsidRPr="00301228" w:rsidSect="005E4565">
      <w:type w:val="continuous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aylan, Kerim Berk" w:date="2019-05-01T09:55:00Z" w:initials="KKB">
    <w:p w14:paraId="1D3F3D23" w14:textId="35F77DF8" w:rsidR="004F72C3" w:rsidRPr="00A24532" w:rsidRDefault="004F72C3">
      <w:pPr>
        <w:pStyle w:val="CommentText"/>
      </w:pPr>
      <w:r>
        <w:rPr>
          <w:rStyle w:val="CommentReference"/>
        </w:rPr>
        <w:annotationRef/>
      </w:r>
      <w:r>
        <w:t xml:space="preserve">Probably not </w:t>
      </w:r>
      <w:r w:rsidR="0045664A">
        <w:t xml:space="preserve">feasible </w:t>
      </w:r>
      <w:r>
        <w:t>in these experiments with the ~500 micron patterns</w:t>
      </w:r>
      <w:r w:rsidR="001A4CD8">
        <w:t xml:space="preserve"> and 1000 micron spacing</w:t>
      </w:r>
      <w:r>
        <w:t xml:space="preserve">. </w:t>
      </w:r>
      <w:r w:rsidR="0045664A">
        <w:t>My napkin estimate is ~1400 domains at most</w:t>
      </w:r>
      <w:r w:rsidR="001A4CD8">
        <w:t>, w</w:t>
      </w:r>
      <w:r>
        <w:t>ould have to check with Aidan to confirm</w:t>
      </w:r>
      <w:r w:rsidR="00C61860">
        <w:t xml:space="preserve"> or correct—I may be wrong.</w:t>
      </w:r>
      <w:r w:rsidR="00A24532">
        <w:t xml:space="preserve"> Also sometimes </w:t>
      </w:r>
      <w:r w:rsidR="002774EC">
        <w:t>confusing</w:t>
      </w:r>
      <w:r w:rsidR="00A24532">
        <w:t xml:space="preserve"> to state the </w:t>
      </w:r>
      <w:r w:rsidR="00A24532">
        <w:rPr>
          <w:i/>
        </w:rPr>
        <w:t>maximum</w:t>
      </w:r>
      <w:r w:rsidR="00A24532">
        <w:t xml:space="preserve"> domains per slide when experiments may not have been performed at the maximum.</w:t>
      </w:r>
    </w:p>
  </w:comment>
  <w:comment w:id="2" w:author="Kaylan, Kerim Berk" w:date="2019-05-01T10:00:00Z" w:initials="KKB">
    <w:p w14:paraId="756AE1A6" w14:textId="477B469E" w:rsidR="004F7AE2" w:rsidRDefault="004F7AE2">
      <w:pPr>
        <w:pStyle w:val="CommentText"/>
      </w:pPr>
      <w:r>
        <w:rPr>
          <w:rStyle w:val="CommentReference"/>
        </w:rPr>
        <w:annotationRef/>
      </w:r>
      <w:r>
        <w:t xml:space="preserve">On my screen, I can’t see the </w:t>
      </w:r>
      <w:r w:rsidR="00D30627">
        <w:t xml:space="preserve">purple of the </w:t>
      </w:r>
      <w:r>
        <w:t>3A4.</w:t>
      </w:r>
      <w:r w:rsidR="00CF6EAD">
        <w:t xml:space="preserve"> You might consider adjusting the intensities or changing the colors.</w:t>
      </w:r>
    </w:p>
  </w:comment>
  <w:comment w:id="3" w:author="Kaylan, Kerim Berk" w:date="2019-05-01T10:43:00Z" w:initials="KKB">
    <w:p w14:paraId="4B61C304" w14:textId="079D3727" w:rsidR="00EB3EB1" w:rsidRDefault="00EB3EB1">
      <w:pPr>
        <w:pStyle w:val="CommentText"/>
      </w:pPr>
      <w:r>
        <w:rPr>
          <w:rStyle w:val="CommentReference"/>
        </w:rPr>
        <w:annotationRef/>
      </w:r>
      <w:r>
        <w:t>Consider switching to “PHH” to be consistent with above paragraphs and next senten</w:t>
      </w:r>
      <w:r w:rsidR="00BF254B">
        <w:t>ce.</w:t>
      </w:r>
      <w:bookmarkStart w:id="4" w:name="_GoBack"/>
      <w:bookmarkEnd w:id="4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3F3D23" w15:done="0"/>
  <w15:commentEx w15:paraId="756AE1A6" w15:done="0"/>
  <w15:commentEx w15:paraId="4B61C30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3F3D23" w16cid:durableId="2073EBA9"/>
  <w16cid:commentId w16cid:paraId="756AE1A6" w16cid:durableId="2073ECD6"/>
  <w16cid:commentId w16cid:paraId="4B61C304" w16cid:durableId="2073F6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ylan, Kerim Berk">
    <w15:presenceInfo w15:providerId="AD" w15:userId="S::kaylan2@uic.edu::db86b060-5f54-47d4-9bd9-8286147da3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doNotHyphenateCap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96F"/>
    <w:rsid w:val="00007A0A"/>
    <w:rsid w:val="00016EDD"/>
    <w:rsid w:val="00020332"/>
    <w:rsid w:val="000A1E3A"/>
    <w:rsid w:val="000C5E8C"/>
    <w:rsid w:val="000D0C45"/>
    <w:rsid w:val="000D2464"/>
    <w:rsid w:val="000D2906"/>
    <w:rsid w:val="000E1E58"/>
    <w:rsid w:val="000E4390"/>
    <w:rsid w:val="000F53A3"/>
    <w:rsid w:val="00106C1E"/>
    <w:rsid w:val="001136C8"/>
    <w:rsid w:val="00113D9E"/>
    <w:rsid w:val="00115410"/>
    <w:rsid w:val="00134D98"/>
    <w:rsid w:val="001428F9"/>
    <w:rsid w:val="00152347"/>
    <w:rsid w:val="00154157"/>
    <w:rsid w:val="00165ABC"/>
    <w:rsid w:val="001778F3"/>
    <w:rsid w:val="001A2365"/>
    <w:rsid w:val="001A4124"/>
    <w:rsid w:val="001A4CD8"/>
    <w:rsid w:val="001C40C3"/>
    <w:rsid w:val="001D036A"/>
    <w:rsid w:val="001E11C0"/>
    <w:rsid w:val="001E7CB3"/>
    <w:rsid w:val="001F40A3"/>
    <w:rsid w:val="0024670C"/>
    <w:rsid w:val="00250D42"/>
    <w:rsid w:val="002774EC"/>
    <w:rsid w:val="00281113"/>
    <w:rsid w:val="00284DB7"/>
    <w:rsid w:val="00290A55"/>
    <w:rsid w:val="00290CC3"/>
    <w:rsid w:val="002953C8"/>
    <w:rsid w:val="002A5F4F"/>
    <w:rsid w:val="002E260F"/>
    <w:rsid w:val="002F2A2C"/>
    <w:rsid w:val="002F473A"/>
    <w:rsid w:val="002F5BFA"/>
    <w:rsid w:val="00301228"/>
    <w:rsid w:val="00303105"/>
    <w:rsid w:val="0031578B"/>
    <w:rsid w:val="003303B4"/>
    <w:rsid w:val="0034221C"/>
    <w:rsid w:val="00343632"/>
    <w:rsid w:val="00381805"/>
    <w:rsid w:val="003B11CC"/>
    <w:rsid w:val="003B5C74"/>
    <w:rsid w:val="003D3B7C"/>
    <w:rsid w:val="00434409"/>
    <w:rsid w:val="00450FFF"/>
    <w:rsid w:val="0045664A"/>
    <w:rsid w:val="004607BF"/>
    <w:rsid w:val="004E095D"/>
    <w:rsid w:val="004F4730"/>
    <w:rsid w:val="004F57F1"/>
    <w:rsid w:val="004F72C3"/>
    <w:rsid w:val="004F7AE2"/>
    <w:rsid w:val="00515019"/>
    <w:rsid w:val="0052645F"/>
    <w:rsid w:val="00532AA8"/>
    <w:rsid w:val="00547D44"/>
    <w:rsid w:val="00553F75"/>
    <w:rsid w:val="00555CDC"/>
    <w:rsid w:val="00556F36"/>
    <w:rsid w:val="00577729"/>
    <w:rsid w:val="00584579"/>
    <w:rsid w:val="00590168"/>
    <w:rsid w:val="00592C5F"/>
    <w:rsid w:val="005B5DB9"/>
    <w:rsid w:val="005B64AC"/>
    <w:rsid w:val="005C28AA"/>
    <w:rsid w:val="005E4565"/>
    <w:rsid w:val="005E5ED9"/>
    <w:rsid w:val="005F1826"/>
    <w:rsid w:val="005F3580"/>
    <w:rsid w:val="006016C6"/>
    <w:rsid w:val="00604880"/>
    <w:rsid w:val="00606482"/>
    <w:rsid w:val="0061288D"/>
    <w:rsid w:val="006138F3"/>
    <w:rsid w:val="00622BD9"/>
    <w:rsid w:val="00625CBD"/>
    <w:rsid w:val="006307A2"/>
    <w:rsid w:val="00656A48"/>
    <w:rsid w:val="00667822"/>
    <w:rsid w:val="0067302F"/>
    <w:rsid w:val="006747D4"/>
    <w:rsid w:val="006754F8"/>
    <w:rsid w:val="00685F84"/>
    <w:rsid w:val="006966D7"/>
    <w:rsid w:val="006A67E8"/>
    <w:rsid w:val="006C1915"/>
    <w:rsid w:val="006C4629"/>
    <w:rsid w:val="006D447B"/>
    <w:rsid w:val="006D49B1"/>
    <w:rsid w:val="00710E0F"/>
    <w:rsid w:val="007504B8"/>
    <w:rsid w:val="0076396F"/>
    <w:rsid w:val="00770AE0"/>
    <w:rsid w:val="007A7915"/>
    <w:rsid w:val="007B3FE8"/>
    <w:rsid w:val="008171D8"/>
    <w:rsid w:val="00833E7E"/>
    <w:rsid w:val="00834D1C"/>
    <w:rsid w:val="008518A3"/>
    <w:rsid w:val="00855609"/>
    <w:rsid w:val="008643C5"/>
    <w:rsid w:val="00867262"/>
    <w:rsid w:val="0087367E"/>
    <w:rsid w:val="00883166"/>
    <w:rsid w:val="008A08E3"/>
    <w:rsid w:val="008A3D19"/>
    <w:rsid w:val="008B649F"/>
    <w:rsid w:val="008B67DC"/>
    <w:rsid w:val="008C7B71"/>
    <w:rsid w:val="008D20EF"/>
    <w:rsid w:val="008D2E3A"/>
    <w:rsid w:val="008D432E"/>
    <w:rsid w:val="008E01AD"/>
    <w:rsid w:val="00903009"/>
    <w:rsid w:val="00923F6D"/>
    <w:rsid w:val="00927F7C"/>
    <w:rsid w:val="009316A0"/>
    <w:rsid w:val="009574F1"/>
    <w:rsid w:val="009611CF"/>
    <w:rsid w:val="00985E76"/>
    <w:rsid w:val="0099495D"/>
    <w:rsid w:val="009B3DF1"/>
    <w:rsid w:val="009D688B"/>
    <w:rsid w:val="00A05B3B"/>
    <w:rsid w:val="00A119CC"/>
    <w:rsid w:val="00A24532"/>
    <w:rsid w:val="00A24FD3"/>
    <w:rsid w:val="00A34526"/>
    <w:rsid w:val="00A678D3"/>
    <w:rsid w:val="00A71EB8"/>
    <w:rsid w:val="00A73134"/>
    <w:rsid w:val="00A94107"/>
    <w:rsid w:val="00AB0A12"/>
    <w:rsid w:val="00AB4123"/>
    <w:rsid w:val="00AC7FA4"/>
    <w:rsid w:val="00B02962"/>
    <w:rsid w:val="00B031AA"/>
    <w:rsid w:val="00B07797"/>
    <w:rsid w:val="00B1360E"/>
    <w:rsid w:val="00B249A9"/>
    <w:rsid w:val="00B27799"/>
    <w:rsid w:val="00B710DB"/>
    <w:rsid w:val="00B71EE5"/>
    <w:rsid w:val="00B84ED8"/>
    <w:rsid w:val="00B978ED"/>
    <w:rsid w:val="00BA1075"/>
    <w:rsid w:val="00BA7E48"/>
    <w:rsid w:val="00BB48EA"/>
    <w:rsid w:val="00BB5ECA"/>
    <w:rsid w:val="00BC3AF4"/>
    <w:rsid w:val="00BE19D1"/>
    <w:rsid w:val="00BE33D8"/>
    <w:rsid w:val="00BE3D71"/>
    <w:rsid w:val="00BF254B"/>
    <w:rsid w:val="00C02BD2"/>
    <w:rsid w:val="00C041B2"/>
    <w:rsid w:val="00C1607B"/>
    <w:rsid w:val="00C22BAB"/>
    <w:rsid w:val="00C250FE"/>
    <w:rsid w:val="00C44E44"/>
    <w:rsid w:val="00C5559D"/>
    <w:rsid w:val="00C61860"/>
    <w:rsid w:val="00C658A1"/>
    <w:rsid w:val="00C703B3"/>
    <w:rsid w:val="00C8283D"/>
    <w:rsid w:val="00CB5243"/>
    <w:rsid w:val="00CC0427"/>
    <w:rsid w:val="00CC4E12"/>
    <w:rsid w:val="00CE384C"/>
    <w:rsid w:val="00CF0D8B"/>
    <w:rsid w:val="00CF1C46"/>
    <w:rsid w:val="00CF6EAD"/>
    <w:rsid w:val="00D30627"/>
    <w:rsid w:val="00D63023"/>
    <w:rsid w:val="00D81316"/>
    <w:rsid w:val="00D8283E"/>
    <w:rsid w:val="00DB468A"/>
    <w:rsid w:val="00DC06C0"/>
    <w:rsid w:val="00E00B5A"/>
    <w:rsid w:val="00E0689D"/>
    <w:rsid w:val="00E24552"/>
    <w:rsid w:val="00E250A1"/>
    <w:rsid w:val="00E31916"/>
    <w:rsid w:val="00E423AA"/>
    <w:rsid w:val="00E427B6"/>
    <w:rsid w:val="00E455F5"/>
    <w:rsid w:val="00E472CF"/>
    <w:rsid w:val="00E5751B"/>
    <w:rsid w:val="00E74286"/>
    <w:rsid w:val="00EB1E06"/>
    <w:rsid w:val="00EB3EB1"/>
    <w:rsid w:val="00EB587A"/>
    <w:rsid w:val="00F10D07"/>
    <w:rsid w:val="00F330B3"/>
    <w:rsid w:val="00F607F7"/>
    <w:rsid w:val="00F96463"/>
    <w:rsid w:val="00FB3D89"/>
    <w:rsid w:val="00FC516A"/>
    <w:rsid w:val="00FE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6CE2F6DE"/>
  <w15:chartTrackingRefBased/>
  <w15:docId w15:val="{D80E2802-1FAF-9C42-91B7-06C43CC6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 w:qFormat="1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 w:qFormat="1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1" w:qFormat="1"/>
    <w:lsdException w:name="Medium Grid 3 Accent 1" w:uiPriority="60"/>
    <w:lsdException w:name="Dark List Accent 1" w:uiPriority="61"/>
    <w:lsdException w:name="Colorful Shading Accent 1" w:uiPriority="62"/>
    <w:lsdException w:name="Colorful List Accent 1" w:uiPriority="63" w:qFormat="1"/>
    <w:lsdException w:name="Colorful Grid Accent 1" w:uiPriority="64" w:qFormat="1"/>
    <w:lsdException w:name="Light Shading Accent 2" w:uiPriority="65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 w:qFormat="1"/>
    <w:lsdException w:name="Medium Grid 2 Accent 2" w:uiPriority="73" w:qFormat="1"/>
    <w:lsdException w:name="Medium Grid 3 Accent 2" w:uiPriority="60" w:qFormat="1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99"/>
    <w:lsdException w:name="Light Grid Accent 3" w:uiPriority="34" w:qFormat="1"/>
    <w:lsdException w:name="Medium Shading 1 Accent 3" w:uiPriority="29" w:qFormat="1"/>
    <w:lsdException w:name="Medium Shading 2 Accent 3" w:uiPriority="30" w:qFormat="1"/>
    <w:lsdException w:name="Medium List 1 Accent 3" w:uiPriority="66"/>
    <w:lsdException w:name="Medium List 2 Accent 3" w:uiPriority="67"/>
    <w:lsdException w:name="Medium Grid 1 Accent 3" w:uiPriority="68"/>
    <w:lsdException w:name="Medium Grid 2 Accent 3" w:uiPriority="69"/>
    <w:lsdException w:name="Medium Grid 3 Accent 3" w:uiPriority="70"/>
    <w:lsdException w:name="Dark List Accent 3" w:uiPriority="71"/>
    <w:lsdException w:name="Colorful Shading Accent 3" w:uiPriority="72"/>
    <w:lsdException w:name="Colorful List Accent 3" w:uiPriority="73"/>
    <w:lsdException w:name="Colorful Grid Accent 3" w:uiPriority="60"/>
    <w:lsdException w:name="Light Shading Accent 4" w:uiPriority="61"/>
    <w:lsdException w:name="Light List Accent 4" w:uiPriority="62"/>
    <w:lsdException w:name="Light Grid Accent 4" w:uiPriority="63"/>
    <w:lsdException w:name="Medium Shading 1 Accent 4" w:uiPriority="64"/>
    <w:lsdException w:name="Medium Shading 2 Accent 4" w:uiPriority="65"/>
    <w:lsdException w:name="Medium List 1 Accent 4" w:uiPriority="66"/>
    <w:lsdException w:name="Medium List 2 Accent 4" w:uiPriority="67"/>
    <w:lsdException w:name="Medium Grid 1 Accent 4" w:uiPriority="68"/>
    <w:lsdException w:name="Medium Grid 2 Accent 4" w:uiPriority="69"/>
    <w:lsdException w:name="Medium Grid 3 Accent 4" w:uiPriority="70"/>
    <w:lsdException w:name="Dark List Accent 4" w:uiPriority="71"/>
    <w:lsdException w:name="Colorful Shading Accent 4" w:uiPriority="72"/>
    <w:lsdException w:name="Colorful List Accent 4" w:uiPriority="73"/>
    <w:lsdException w:name="Colorful Grid Accent 4" w:uiPriority="60"/>
    <w:lsdException w:name="Light Shading Accent 5" w:uiPriority="61"/>
    <w:lsdException w:name="Light List Accent 5" w:uiPriority="62"/>
    <w:lsdException w:name="Light Grid Accent 5" w:uiPriority="63"/>
    <w:lsdException w:name="Medium Shading 1 Accent 5" w:uiPriority="64"/>
    <w:lsdException w:name="Medium Shading 2 Accent 5" w:uiPriority="65"/>
    <w:lsdException w:name="Medium List 1 Accent 5" w:uiPriority="66"/>
    <w:lsdException w:name="Medium List 2 Accent 5" w:uiPriority="67"/>
    <w:lsdException w:name="Medium Grid 1 Accent 5" w:uiPriority="68"/>
    <w:lsdException w:name="Medium Grid 2 Accent 5" w:uiPriority="69"/>
    <w:lsdException w:name="Medium Grid 3 Accent 5" w:uiPriority="70"/>
    <w:lsdException w:name="Dark List Accent 5" w:uiPriority="71"/>
    <w:lsdException w:name="Colorful Shading Accent 5" w:uiPriority="72"/>
    <w:lsdException w:name="Colorful List Accent 5" w:uiPriority="73"/>
    <w:lsdException w:name="Colorful Grid Accent 5" w:uiPriority="60"/>
    <w:lsdException w:name="Light Shading Accent 6" w:uiPriority="61"/>
    <w:lsdException w:name="Light List Accent 6" w:uiPriority="62"/>
    <w:lsdException w:name="Light Grid Accent 6" w:uiPriority="63"/>
    <w:lsdException w:name="Medium Shading 1 Accent 6" w:uiPriority="64"/>
    <w:lsdException w:name="Medium Shading 2 Accent 6" w:uiPriority="65"/>
    <w:lsdException w:name="Medium List 1 Accent 6" w:uiPriority="66"/>
    <w:lsdException w:name="Medium List 2 Accent 6" w:uiPriority="67"/>
    <w:lsdException w:name="Medium Grid 1 Accent 6" w:uiPriority="68"/>
    <w:lsdException w:name="Medium Grid 2 Accent 6" w:uiPriority="69"/>
    <w:lsdException w:name="Medium Grid 3 Accent 6" w:uiPriority="70"/>
    <w:lsdException w:name="Dark List Accent 6" w:uiPriority="71"/>
    <w:lsdException w:name="Colorful Shading Accent 6" w:uiPriority="72"/>
    <w:lsdException w:name="Colorful List Accent 6" w:uiPriority="73"/>
    <w:lsdException w:name="Colorful Grid Accent 6" w:uiPriority="60"/>
    <w:lsdException w:name="Subtle Emphasis" w:uiPriority="61" w:qFormat="1"/>
    <w:lsdException w:name="Intense Emphasis" w:uiPriority="62" w:qFormat="1"/>
    <w:lsdException w:name="Subtle Reference" w:uiPriority="63" w:qFormat="1"/>
    <w:lsdException w:name="Intense Reference" w:uiPriority="64" w:qFormat="1"/>
    <w:lsdException w:name="Book Title" w:uiPriority="65" w:qFormat="1"/>
    <w:lsdException w:name="Bibliography" w:uiPriority="66"/>
    <w:lsdException w:name="TOC Heading" w:semiHidden="1" w:uiPriority="67" w:unhideWhenUsed="1" w:qFormat="1"/>
    <w:lsdException w:name="Plain Table 1" w:uiPriority="68"/>
    <w:lsdException w:name="Plain Table 2" w:uiPriority="69"/>
    <w:lsdException w:name="Plain Table 3" w:uiPriority="70" w:qFormat="1"/>
    <w:lsdException w:name="Plain Table 4" w:uiPriority="71" w:qFormat="1"/>
    <w:lsdException w:name="Plain Table 5" w:uiPriority="72" w:qFormat="1"/>
    <w:lsdException w:name="Grid Table Light" w:uiPriority="73" w:qFormat="1"/>
    <w:lsdException w:name="Grid Table 1 Light" w:uiPriority="60" w:qFormat="1"/>
    <w:lsdException w:name="Grid Table 2" w:uiPriority="61"/>
    <w:lsdException w:name="Grid Table 3" w:uiPriority="62" w:qFormat="1"/>
    <w:lsdException w:name="Grid Table 4" w:uiPriority="63"/>
    <w:lsdException w:name="Grid Table 5 Dark" w:uiPriority="64"/>
    <w:lsdException w:name="Grid Table 6 Colorful" w:uiPriority="65" w:qFormat="1"/>
    <w:lsdException w:name="Grid Table 7 Colorful" w:uiPriority="66" w:qFormat="1"/>
    <w:lsdException w:name="Grid Table 1 Light Accent 1" w:uiPriority="67" w:qFormat="1"/>
    <w:lsdException w:name="Grid Table 2 Accent 1" w:uiPriority="68" w:qFormat="1"/>
    <w:lsdException w:name="Grid Table 3 Accent 1" w:uiPriority="69" w:qFormat="1"/>
    <w:lsdException w:name="Grid Table 4 Accent 1" w:uiPriority="70"/>
    <w:lsdException w:name="Grid Table 5 Dark Accent 1" w:uiPriority="71" w:qFormat="1"/>
    <w:lsdException w:name="Grid Table 6 Colorful Accent 1" w:uiPriority="72"/>
    <w:lsdException w:name="Grid Table 7 Colorful Accent 1" w:uiPriority="73"/>
    <w:lsdException w:name="Grid Table 1 Light Accent 2" w:uiPriority="19" w:qFormat="1"/>
    <w:lsdException w:name="Grid Table 2 Accent 2" w:uiPriority="21" w:qFormat="1"/>
    <w:lsdException w:name="Grid Table 3 Accent 2" w:uiPriority="31" w:qFormat="1"/>
    <w:lsdException w:name="Grid Table 4 Accent 2" w:uiPriority="32" w:qFormat="1"/>
    <w:lsdException w:name="Grid Table 5 Dark Accent 2" w:uiPriority="33" w:qFormat="1"/>
    <w:lsdException w:name="Grid Table 6 Colorful Accent 2" w:uiPriority="37"/>
    <w:lsdException w:name="Grid Table 7 Colorful Accent 2" w:uiPriority="39" w:qFormat="1"/>
    <w:lsdException w:name="Grid Table 1 Light Accent 3" w:uiPriority="41"/>
    <w:lsdException w:name="Grid Table 2 Accent 3" w:uiPriority="42"/>
    <w:lsdException w:name="Grid Table 3 Accent 3" w:uiPriority="43"/>
    <w:lsdException w:name="Grid Table 4 Accent 3" w:uiPriority="44"/>
    <w:lsdException w:name="Grid Table 5 Dark Accent 3" w:uiPriority="45"/>
    <w:lsdException w:name="Grid Table 6 Colorful Accent 3" w:uiPriority="40"/>
    <w:lsdException w:name="Grid Table 7 Colorful Accent 3" w:uiPriority="46"/>
    <w:lsdException w:name="Grid Table 1 Light Accent 4" w:uiPriority="47"/>
    <w:lsdException w:name="Grid Table 2 Accent 4" w:uiPriority="48"/>
    <w:lsdException w:name="Grid Table 3 Accent 4" w:uiPriority="49"/>
    <w:lsdException w:name="Grid Table 4 Accent 4" w:uiPriority="50"/>
    <w:lsdException w:name="Grid Table 5 Dark Accent 4" w:uiPriority="51"/>
    <w:lsdException w:name="Grid Table 6 Colorful Accent 4" w:uiPriority="52"/>
    <w:lsdException w:name="Grid Table 7 Colorful Accent 4" w:uiPriority="46"/>
    <w:lsdException w:name="Grid Table 1 Light Accent 5" w:uiPriority="47"/>
    <w:lsdException w:name="Grid Table 2 Accent 5" w:uiPriority="48"/>
    <w:lsdException w:name="Grid Table 3 Accent 5" w:uiPriority="49"/>
    <w:lsdException w:name="Grid Table 4 Accent 5" w:uiPriority="50"/>
    <w:lsdException w:name="Grid Table 5 Dark Accent 5" w:uiPriority="51"/>
    <w:lsdException w:name="Grid Table 6 Colorful Accent 5" w:uiPriority="52"/>
    <w:lsdException w:name="Grid Table 7 Colorful Accent 5" w:uiPriority="46"/>
    <w:lsdException w:name="Grid Table 1 Light Accent 6" w:uiPriority="47"/>
    <w:lsdException w:name="Grid Table 2 Accent 6" w:uiPriority="48"/>
    <w:lsdException w:name="Grid Table 3 Accent 6" w:uiPriority="49"/>
    <w:lsdException w:name="Grid Table 4 Accent 6" w:uiPriority="50"/>
    <w:lsdException w:name="Grid Table 5 Dark Accent 6" w:uiPriority="51"/>
    <w:lsdException w:name="Grid Table 6 Colorful Accent 6" w:uiPriority="52"/>
    <w:lsdException w:name="Grid Table 7 Colorful Accent 6" w:uiPriority="46"/>
    <w:lsdException w:name="List Table 1 Light" w:uiPriority="47"/>
    <w:lsdException w:name="List Table 2" w:uiPriority="48"/>
    <w:lsdException w:name="List Table 3" w:uiPriority="49"/>
    <w:lsdException w:name="List Table 4" w:uiPriority="50"/>
    <w:lsdException w:name="List Table 5 Dark" w:uiPriority="51"/>
    <w:lsdException w:name="List Table 6 Colorful" w:uiPriority="52"/>
    <w:lsdException w:name="List Table 7 Colorful" w:uiPriority="46"/>
    <w:lsdException w:name="List Table 1 Light Accent 1" w:uiPriority="47"/>
    <w:lsdException w:name="List Table 2 Accent 1" w:uiPriority="48"/>
    <w:lsdException w:name="List Table 3 Accent 1" w:uiPriority="49"/>
    <w:lsdException w:name="List Table 4 Accent 1" w:uiPriority="50"/>
    <w:lsdException w:name="List Table 5 Dark Accent 1" w:uiPriority="51"/>
    <w:lsdException w:name="List Table 6 Colorful Accent 1" w:uiPriority="52"/>
    <w:lsdException w:name="List Table 7 Colorful Accent 1" w:uiPriority="46"/>
    <w:lsdException w:name="List Table 1 Light Accent 2" w:uiPriority="47"/>
    <w:lsdException w:name="List Table 2 Accent 2" w:uiPriority="48"/>
    <w:lsdException w:name="List Table 3 Accent 2" w:uiPriority="49"/>
    <w:lsdException w:name="List Table 4 Accent 2" w:uiPriority="50"/>
    <w:lsdException w:name="List Table 5 Dark Accent 2" w:uiPriority="51"/>
    <w:lsdException w:name="List Table 6 Colorful Accent 2" w:uiPriority="52"/>
    <w:lsdException w:name="List Table 7 Colorful Accent 2" w:uiPriority="46"/>
    <w:lsdException w:name="List Table 1 Light Accent 3" w:uiPriority="47"/>
    <w:lsdException w:name="List Table 2 Accent 3" w:uiPriority="48"/>
    <w:lsdException w:name="List Table 3 Accent 3" w:uiPriority="49"/>
    <w:lsdException w:name="List Table 4 Accent 3" w:uiPriority="50"/>
    <w:lsdException w:name="List Table 5 Dark Accent 3" w:uiPriority="51"/>
    <w:lsdException w:name="List Table 6 Colorful Accent 3" w:uiPriority="52"/>
    <w:lsdException w:name="List Table 7 Colorful Accent 3" w:uiPriority="46"/>
    <w:lsdException w:name="List Table 1 Light Accent 4" w:uiPriority="47"/>
    <w:lsdException w:name="List Table 2 Accent 4" w:uiPriority="48"/>
    <w:lsdException w:name="List Table 3 Accent 4" w:uiPriority="49"/>
    <w:lsdException w:name="List Table 4 Accent 4" w:uiPriority="50"/>
    <w:lsdException w:name="List Table 5 Dark Accent 4" w:uiPriority="51"/>
    <w:lsdException w:name="List Table 6 Colorful Accent 4" w:uiPriority="52"/>
    <w:lsdException w:name="List Table 7 Colorful Accent 4" w:uiPriority="46"/>
    <w:lsdException w:name="List Table 1 Light Accent 5" w:uiPriority="47"/>
    <w:lsdException w:name="List Table 2 Accent 5" w:uiPriority="48"/>
    <w:lsdException w:name="List Table 3 Accent 5" w:uiPriority="49"/>
    <w:lsdException w:name="List Table 4 Accent 5" w:uiPriority="50"/>
    <w:lsdException w:name="List Table 5 Dark Accent 5" w:uiPriority="51"/>
    <w:lsdException w:name="List Table 6 Colorful Accent 5" w:uiPriority="52"/>
    <w:lsdException w:name="List Table 7 Colorful Accent 5" w:uiPriority="46"/>
    <w:lsdException w:name="List Table 1 Light Accent 6" w:uiPriority="47"/>
    <w:lsdException w:name="List Table 2 Accent 6" w:uiPriority="48"/>
    <w:lsdException w:name="List Table 3 Accent 6" w:uiPriority="49"/>
    <w:lsdException w:name="List Table 4 Accent 6" w:uiPriority="50"/>
    <w:lsdException w:name="List Table 5 Dark Accent 6" w:uiPriority="51"/>
    <w:lsdException w:name="List Table 6 Colorful Accent 6" w:uiPriority="52"/>
    <w:lsdException w:name="List Table 7 Colorful Accent 6" w:uiPriority="46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5E5ED9"/>
    <w:pPr>
      <w:spacing w:before="100" w:beforeAutospacing="1" w:after="100" w:afterAutospacing="1"/>
    </w:pPr>
  </w:style>
  <w:style w:type="paragraph" w:styleId="BalloonText">
    <w:name w:val="Balloon Text"/>
    <w:basedOn w:val="Normal"/>
    <w:semiHidden/>
    <w:rsid w:val="00E0689D"/>
    <w:rPr>
      <w:rFonts w:ascii="Tahoma" w:hAnsi="Tahoma" w:cs="Tahoma"/>
      <w:sz w:val="16"/>
      <w:szCs w:val="16"/>
    </w:rPr>
  </w:style>
  <w:style w:type="character" w:styleId="Strong">
    <w:name w:val="Strong"/>
    <w:uiPriority w:val="22"/>
    <w:qFormat/>
    <w:rsid w:val="00B710DB"/>
    <w:rPr>
      <w:b/>
      <w:bCs/>
    </w:rPr>
  </w:style>
  <w:style w:type="character" w:styleId="CommentReference">
    <w:name w:val="annotation reference"/>
    <w:rsid w:val="003B11CC"/>
    <w:rPr>
      <w:sz w:val="16"/>
      <w:szCs w:val="16"/>
    </w:rPr>
  </w:style>
  <w:style w:type="paragraph" w:styleId="CommentText">
    <w:name w:val="annotation text"/>
    <w:basedOn w:val="Normal"/>
    <w:link w:val="CommentTextChar"/>
    <w:rsid w:val="003B11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B11CC"/>
  </w:style>
  <w:style w:type="paragraph" w:styleId="CommentSubject">
    <w:name w:val="annotation subject"/>
    <w:basedOn w:val="CommentText"/>
    <w:next w:val="CommentText"/>
    <w:link w:val="CommentSubjectChar"/>
    <w:rsid w:val="003B11CC"/>
    <w:rPr>
      <w:b/>
      <w:bCs/>
      <w:lang w:val="x-none" w:eastAsia="x-none"/>
    </w:rPr>
  </w:style>
  <w:style w:type="character" w:customStyle="1" w:styleId="CommentSubjectChar">
    <w:name w:val="Comment Subject Char"/>
    <w:link w:val="CommentSubject"/>
    <w:rsid w:val="003B11CC"/>
    <w:rPr>
      <w:b/>
      <w:bCs/>
    </w:rPr>
  </w:style>
  <w:style w:type="character" w:styleId="Hyperlink">
    <w:name w:val="Hyperlink"/>
    <w:rsid w:val="001778F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778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4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theme" Target="theme/theme1.xml"/><Relationship Id="rId5" Type="http://schemas.openxmlformats.org/officeDocument/2006/relationships/comments" Target="comments.xml"/><Relationship Id="rId10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0C0BB-40AB-104F-8EAA-4CC466232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Abstract</vt:lpstr>
    </vt:vector>
  </TitlesOfParts>
  <Company>Brown University</Company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Abstract</dc:title>
  <dc:subject/>
  <dc:creator>Dan Lemyre</dc:creator>
  <cp:keywords/>
  <cp:lastModifiedBy>Kaylan, Kerim Berk</cp:lastModifiedBy>
  <cp:revision>43</cp:revision>
  <cp:lastPrinted>2019-03-21T04:41:00Z</cp:lastPrinted>
  <dcterms:created xsi:type="dcterms:W3CDTF">2019-05-01T10:24:00Z</dcterms:created>
  <dcterms:modified xsi:type="dcterms:W3CDTF">2019-05-01T15:43:00Z</dcterms:modified>
</cp:coreProperties>
</file>